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color w:val="303030"/>
          <w:highlight w:val="white"/>
        </w:rPr>
      </w:pPr>
      <w:r>
        <w:rPr>
          <w:b w:val="1"/>
          <w:bCs w:val="1"/>
          <w:color w:val="303030"/>
          <w:highlight w:val="white"/>
          <w:rtl w:val="0"/>
        </w:rPr>
        <w:t xml:space="preserve">1. INTRODUCTION</w:t>
      </w:r>
    </w:p>
    <w:p w:rsidR="00000000" w:rsidDel="00000000" w:rsidP="00000000" w:rsidRDefault="00000000" w:rsidRPr="00000000" w14:paraId="00000002">
      <w:pPr>
        <w:ind w:left="0" w:firstLine="720"/>
        <w:rPr>
          <w:color w:val="303030"/>
          <w:highlight w:val="white"/>
        </w:rPr>
      </w:pPr>
      <w:r>
        <w:rPr>
          <w:color w:val="303030"/>
          <w:highlight w:val="white"/>
          <w:rtl w:val="0"/>
        </w:rPr>
        <w:t xml:space="preserve">Accurate geospatial data is essential to the architecture of many digital services, such as financial systems, e-commerce, and logistics [AddrLLM]. In Indonesia, the urgency for precise addressing is underscored by the explosive growth of the e-commerce sector, which saw an increase of nearly </w:t>
      </w:r>
      <w:r>
        <w:rPr>
          <w:b w:val="1"/>
          <w:bCs w:val="1"/>
          <w:color w:val="303030"/>
          <w:highlight w:val="white"/>
          <w:rtl w:val="0"/>
        </w:rPr>
        <w:t xml:space="preserve">500% between 2015 and 2019 </w:t>
      </w:r>
      <w:r>
        <w:rPr>
          <w:color w:val="303030"/>
          <w:highlight w:val="white"/>
          <w:rtl w:val="0"/>
        </w:rPr>
        <w:t>[Evaluationof]. This rapid expansion has placed immense pressure on "last-mile" delivery providers to develop technology that ensures efficiency. However, Indonesian address data is marked by high variability and structural inconsistency [Issuesand]. Similar issues are observed across other developing countries, where the absence of a unified address system often leads to logistical bottlenecks. In the local context, some addresses are commonly written with random abbreviations (e.g., “Klp Gdng” for “Kelapa Gading”), local slang, or incomplete details, such as buildings referenced by kilometer markers rather than sequential house numbers [Issuesand].</w:t>
      </w:r>
    </w:p>
    <w:p w:rsidR="00000000" w:rsidDel="00000000" w:rsidP="00000000" w:rsidRDefault="00000000" w:rsidRPr="00000000" w14:paraId="00000003">
      <w:pPr>
        <w:ind w:left="0" w:firstLine="720"/>
        <w:rPr>
          <w:color w:val="303030"/>
          <w:highlight w:val="white"/>
        </w:rPr>
      </w:pPr>
      <w:r>
        <w:rPr>
          <w:color w:val="303030"/>
          <w:highlight w:val="white"/>
          <w:rtl w:val="0"/>
        </w:rPr>
        <w:t xml:space="preserve">This variability represents a "major challenge" because it results in </w:t>
      </w:r>
      <w:r>
        <w:rPr>
          <w:b w:val="1"/>
          <w:bCs w:val="1"/>
          <w:color w:val="303030"/>
          <w:highlight w:val="white"/>
          <w:rtl w:val="0"/>
        </w:rPr>
        <w:t xml:space="preserve">abnormal addresses</w:t>
      </w:r>
      <w:r>
        <w:rPr>
          <w:color w:val="303030"/>
          <w:highlight w:val="white"/>
          <w:rtl w:val="0"/>
        </w:rPr>
        <w:t xml:space="preserve"> that fail to pinpoint a specific physical location. The impact potentially cost over </w:t>
      </w:r>
      <w:r>
        <w:rPr>
          <w:b w:val="1"/>
          <w:bCs w:val="1"/>
          <w:color w:val="303030"/>
          <w:highlight w:val="white"/>
          <w:rtl w:val="0"/>
        </w:rPr>
        <w:t xml:space="preserve">25,000 daily re-routing events</w:t>
      </w:r>
      <w:r>
        <w:rPr>
          <w:color w:val="303030"/>
          <w:highlight w:val="white"/>
          <w:rtl w:val="0"/>
        </w:rPr>
        <w:t xml:space="preserve">, leading to $2 million annual losses [AddrLLM]. In Indonesia, even after the introduction of the national standard </w:t>
      </w:r>
      <w:r>
        <w:rPr>
          <w:b w:val="1"/>
          <w:bCs w:val="1"/>
          <w:color w:val="303030"/>
          <w:highlight w:val="white"/>
          <w:rtl w:val="0"/>
        </w:rPr>
        <w:t xml:space="preserve">SNI 9037:2021</w:t>
      </w:r>
      <w:r>
        <w:rPr>
          <w:color w:val="303030"/>
          <w:highlight w:val="white"/>
          <w:rtl w:val="0"/>
        </w:rPr>
        <w:t xml:space="preserve">, field observations in urban areas like Yogyakarta and Jakarta show that </w:t>
      </w:r>
      <w:r>
        <w:rPr>
          <w:b w:val="1"/>
          <w:bCs w:val="1"/>
          <w:color w:val="303030"/>
          <w:highlight w:val="white"/>
          <w:rtl w:val="0"/>
        </w:rPr>
        <w:t xml:space="preserve">only 3.1% of buildings currently comply</w:t>
      </w:r>
      <w:r>
        <w:rPr>
          <w:color w:val="303030"/>
          <w:highlight w:val="white"/>
          <w:rtl w:val="0"/>
        </w:rPr>
        <w:t xml:space="preserve"> with standardized addressing rules. Common issues found at the site include one address being shared by 12 different buildings, non-sequential numbering, and the presence of "nested addresses" where users conflate two different regions in one line [Surveidan].</w:t>
      </w:r>
    </w:p>
    <w:p w:rsidR="00000000" w:rsidDel="00000000" w:rsidP="00000000" w:rsidRDefault="00000000" w:rsidRPr="00000000" w14:paraId="00000004">
      <w:pPr>
        <w:ind w:left="0" w:firstLine="720"/>
        <w:rPr>
          <w:color w:val="303030"/>
          <w:highlight w:val="white"/>
        </w:rPr>
      </w:pPr>
      <w:r>
        <w:rPr>
          <w:color w:val="303030"/>
          <w:highlight w:val="white"/>
          <w:rtl w:val="0"/>
        </w:rPr>
        <w:t xml:space="preserve">Traditional rule-based methods, such as regular expressions, tend to fail in capturing the semantic context needed to parse such noisy, unstructured text [FightingCrime]. Furthermore, standard address locators developed overseas (such as US-style ArcGIS systems) are often "not suitable" for Indonesia [Developing] because they fail to process unique community-based components like </w:t>
      </w:r>
      <w:r>
        <w:rPr>
          <w:b w:val="1"/>
          <w:bCs w:val="1"/>
          <w:color w:val="303030"/>
          <w:highlight w:val="white"/>
          <w:rtl w:val="0"/>
        </w:rPr>
        <w:t xml:space="preserve">Rukun Tetangga (RT) and Rukun Warga (RW) </w:t>
      </w:r>
      <w:r>
        <w:rPr>
          <w:color w:val="303030"/>
          <w:highlight w:val="white"/>
          <w:rtl w:val="0"/>
        </w:rPr>
        <w:t xml:space="preserve">[Issues]. While Large Language Models (LLMs) offer a promising solution due to their strong semantic understanding, their deployment for processing millions of daily packages costs massive computational overhead, high latency, and potential privacy concerns [SlimLM]. Additionally, LLMs are prone to </w:t>
      </w:r>
      <w:r>
        <w:rPr>
          <w:b w:val="1"/>
          <w:bCs w:val="1"/>
          <w:color w:val="303030"/>
          <w:highlight w:val="white"/>
          <w:rtl w:val="0"/>
        </w:rPr>
        <w:t xml:space="preserve">hallucinations</w:t>
      </w:r>
      <w:r>
        <w:rPr>
          <w:color w:val="303030"/>
          <w:highlight w:val="white"/>
          <w:rtl w:val="0"/>
        </w:rPr>
        <w:t xml:space="preserve">, where the model generates plausible but nonexistent address entities, which could lower the accuracy of the data used [FightingCrime].</w:t>
      </w:r>
    </w:p>
    <w:p w:rsidR="00000000" w:rsidDel="00000000" w:rsidP="00000000" w:rsidRDefault="00000000" w:rsidRPr="00000000" w14:paraId="00000005">
      <w:pPr>
        <w:ind w:left="0" w:firstLine="720"/>
        <w:rPr>
          <w:color w:val="303030"/>
          <w:highlight w:val="white"/>
        </w:rPr>
      </w:pPr>
      <w:r>
        <w:rPr>
          <w:color w:val="303030"/>
          <w:highlight w:val="white"/>
          <w:rtl w:val="0"/>
        </w:rPr>
        <w:t xml:space="preserve">This research focuses on Jakarta, a heavily populated metropolitan area that possesses a complex administrative structure with numerous neighborhood associations (RT/RW) and sub-districts (Kelurahan), often located within informal settlements or </w:t>
      </w:r>
      <w:r>
        <w:rPr>
          <w:i w:val="1"/>
          <w:iCs w:val="1"/>
          <w:color w:val="303030"/>
          <w:highlight w:val="white"/>
          <w:rtl w:val="0"/>
        </w:rPr>
        <w:t xml:space="preserve">kampungs</w:t>
      </w:r>
      <w:r>
        <w:rPr>
          <w:color w:val="303030"/>
          <w:highlight w:val="white"/>
          <w:rtl w:val="0"/>
        </w:rPr>
        <w:t xml:space="preserve">. The morphological irregularity of these areas, combined with subjective address naming by residents, creates a significant operational bottleneck, driving up delivery failure rates and operational expenses. These challenges highlight the necessity for effective solutions to transform unstructured addresses into structured and extractable data that aligns with national standards.</w:t>
      </w:r>
      <w:ins w:id="101" w:author="Claude" w:date="2026-05-17T00:00:00Z">
        <w:r>
          <w:rPr>
            <w:color w:val="303030"/>
            <w:highlight w:val="white"/>
            <w:rtl w:val="0"/>
          </w:rPr>
          <w:t xml:space="preserve"> Crucially, this challenge is compounded by a second, structurally distinct source of failure: the authoritative administrative database is itself incomplete. In the Jakarta context, 30.1% of registered streets lack kelurahan mappings and 266 landmark entries carry no administrative anchor — a condition we term </w:t>
        </w:r>
        <w:r>
          <w:rPr>
            <w:i w:val="1"/>
            <w:iCs w:val="1"/>
            <w:color w:val="303030"/>
            <w:highlight w:val="white"/>
            <w:rtl w:val="0"/>
          </w:rPr>
          <w:t>rumpang</w:t>
        </w:r>
        <w:r>
          <w:rPr>
            <w:color w:val="303030"/>
            <w:highlight w:val="white"/>
            <w:rtl w:val="0"/>
          </w:rPr>
          <w:t xml:space="preserve"> data. A system that presumes a complete ground truth will silently produce plausible-sounding but unverifiable geographic fields; the present work treats this epistemic limitation as a first-class design constraint.</w:t>
        </w:r>
      </w:ins>
    </w:p>
    <w:p w:rsidR="00000000" w:rsidDel="00000000" w:rsidP="00000000" w:rsidRDefault="00000000" w:rsidRPr="00000000" w14:paraId="00000006">
      <w:pPr>
        <w:ind w:left="0" w:firstLine="720"/>
        <w:rPr>
          <w:color w:val="303030"/>
          <w:highlight w:val="white"/>
        </w:rPr>
      </w:pPr>
      <w:r>
        <w:rPr>
          <w:color w:val="303030"/>
          <w:highlight w:val="white"/>
          <w:rtl w:val="0"/>
        </w:rPr>
        <w:t xml:space="preserve">To address these challenges, this study proposes a hybrid inference pipeline that combines a finely-tuned </w:t>
      </w:r>
      <w:r>
        <w:rPr>
          <w:b w:val="1"/>
          <w:bCs w:val="1"/>
          <w:color w:val="303030"/>
          <w:highlight w:val="white"/>
          <w:rtl w:val="0"/>
        </w:rPr>
        <w:t xml:space="preserve">Small Language Model (SLM)</w:t>
      </w:r>
      <w:r>
        <w:rPr>
          <w:color w:val="303030"/>
          <w:highlight w:val="white"/>
          <w:rtl w:val="0"/>
        </w:rPr>
        <w:t xml:space="preserve"> with a rule-based validation system. SLMs, typically ranging from 125M to 8B parameters, have demonstrated a "sweet spot" between size, speed, and accuracy, making them ideal for on-device or resource-constrained deployment [SlimLM]. The SLM captures a variety of linguistic nuances and performs flexible parsing, while the deterministic rule-based component ensures structural consistency and prevents nonexistent outputs by validating them against </w:t>
      </w:r>
      <w:r>
        <w:rPr>
          <w:b w:val="1"/>
          <w:bCs w:val="1"/>
          <w:color w:val="303030"/>
          <w:highlight w:val="white"/>
          <w:rtl w:val="0"/>
        </w:rPr>
        <w:t xml:space="preserve">SNI 9037:2021 </w:t>
      </w:r>
      <w:r>
        <w:rPr>
          <w:color w:val="303030"/>
          <w:highlight w:val="white"/>
          <w:rtl w:val="0"/>
        </w:rPr>
        <w:t>[Developing]. This approach supports a "Proof of Sufficiency" argument by showing that compact models can achieve industrial-grade performance without needing large-scale LLMs. Specifically, this work demonstrates that an 8B-parameter SLM can achieve competitive performance with significantly lower computational cost, introduces a deterministic validation mechanism to mitigate hallucination risks, and offers a scalable framework for transforming Jakarta’s unstructured address text into standardized formats.</w:t>
      </w:r>
      <w:ins w:id="102" w:author="Claude" w:date="2026-05-17T00:00:00Z">
        <w:r>
          <w:rPr>
            <w:color w:val="303030"/>
            <w:highlight w:val="white"/>
            <w:rtl w:val="0"/>
          </w:rPr>
          <w:t xml:space="preserve"> Critically, the validation component embodies a </w:t>
        </w:r>
        <w:r>
          <w:rPr>
            <w:i w:val="1"/>
            <w:iCs w:val="1"/>
            <w:color w:val="303030"/>
            <w:highlight w:val="white"/>
            <w:rtl w:val="0"/>
          </w:rPr>
          <w:t>null-honesty principle</w:t>
        </w:r>
        <w:r>
          <w:rPr>
            <w:color w:val="303030"/>
            <w:highlight w:val="white"/>
            <w:rtl w:val="0"/>
          </w:rPr>
          <w:t xml:space="preserve">: geographic fields that cannot be verified against the authoritative administrative database are returned as null with an explicit confidence state (Verified / Inferred / Unverifiable), rather than filled with hallucinated but plausible values.</w:t>
        </w:r>
      </w:ins>
    </w:p>
    <w:p w:rsidR="00000000" w:rsidDel="00000000" w:rsidP="00000000" w:rsidRDefault="00000000" w:rsidRPr="00000000" w14:paraId="00000007">
      <w:pPr>
        <w:spacing w:line="324.00000000000006" w:lineRule="auto"/>
        <w:ind w:left="0" w:firstLine="0"/>
        <w:jc w:val="left"/>
        <w:rPr>
          <w:color w:val="303030"/>
          <w:highlight w:val="white"/>
        </w:rPr>
      </w:pPr>
      <w:r>
        <w:rPr>
          <w:rtl w:val="0"/>
        </w:rPr>
      </w:r>
    </w:p>
    <w:p w:rsidR="00000000" w:rsidDel="00000000" w:rsidP="00000000" w:rsidRDefault="00000000" w:rsidRPr="00000000" w14:paraId="00000008">
      <w:pPr>
        <w:spacing w:after="0" w:before="0" w:line="324.00000000000006" w:lineRule="auto"/>
        <w:ind w:left="0" w:right="80" w:firstLine="0"/>
        <w:rPr>
          <w:color w:val="303030"/>
          <w:highlight w:val="white"/>
        </w:rPr>
      </w:pPr>
      <w:r>
        <w:rPr>
          <w:color w:val="303030"/>
          <w:highlight w:val="white"/>
          <w:rtl w:val="0"/>
        </w:rPr>
        <w:t xml:space="preserve">[1] Q. Yang </w:t>
      </w:r>
      <w:r>
        <w:rPr>
          <w:i w:val="1"/>
          <w:iCs w:val="1"/>
          <w:color w:val="303030"/>
          <w:highlight w:val="white"/>
          <w:rtl w:val="0"/>
        </w:rPr>
        <w:t xml:space="preserve">et al.</w:t>
      </w:r>
      <w:r>
        <w:rPr>
          <w:color w:val="303030"/>
          <w:highlight w:val="white"/>
          <w:rtl w:val="0"/>
        </w:rPr>
        <w:t xml:space="preserve">, “AddrLLM: Address Rewriting via Large Language Model on Nationwide Logistics Data,” Nov. 17, 2024, </w:t>
      </w:r>
      <w:r>
        <w:rPr>
          <w:i w:val="1"/>
          <w:iCs w:val="1"/>
          <w:color w:val="303030"/>
          <w:highlight w:val="white"/>
          <w:rtl w:val="0"/>
        </w:rPr>
        <w:t xml:space="preserve">arXiv</w:t>
      </w:r>
      <w:r>
        <w:rPr>
          <w:color w:val="303030"/>
          <w:highlight w:val="white"/>
          <w:rtl w:val="0"/>
        </w:rPr>
        <w:t xml:space="preserve">: arXiv:2411.13584. doi:</w:t>
      </w:r>
      <w:hyperlink r:id="rId6">
        <w:r>
          <w:rPr>
            <w:color w:val="303030"/>
            <w:highlight w:val="white"/>
            <w:rtl w:val="0"/>
          </w:rPr>
          <w:t xml:space="preserve"> </w:t>
        </w:r>
      </w:hyperlink>
      <w:hyperlink r:id="rId7">
        <w:r>
          <w:rPr>
            <w:color w:val="1155cc"/>
            <w:highlight w:val="white"/>
            <w:u w:val="single"/>
            <w:rtl w:val="0"/>
          </w:rPr>
          <w:t xml:space="preserve">10.48550/arXiv.2411.13584</w:t>
        </w:r>
      </w:hyperlink>
      <w:r>
        <w:rPr>
          <w:color w:val="303030"/>
          <w:highlight w:val="white"/>
          <w:rtl w:val="0"/>
        </w:rPr>
        <w:t xml:space="preserve">.</w:t>
      </w:r>
    </w:p>
    <w:p w:rsidR="00000000" w:rsidDel="00000000" w:rsidP="00000000" w:rsidRDefault="00000000" w:rsidRPr="00000000" w14:paraId="00000009">
      <w:pPr>
        <w:spacing w:after="0" w:before="0" w:line="324.00000000000006" w:lineRule="auto"/>
        <w:ind w:left="0" w:right="80" w:firstLine="0"/>
        <w:rPr>
          <w:color w:val="303030"/>
          <w:highlight w:val="white"/>
        </w:rPr>
      </w:pPr>
      <w:r>
        <w:rPr>
          <w:color w:val="303030"/>
          <w:highlight w:val="white"/>
          <w:rtl w:val="0"/>
        </w:rPr>
        <w:t xml:space="preserve">[2] I. Surjandari, R. Rindrasari, and A. Dhini, “Evaluation of Efficiency in Logistics Company: An Analysis of Last-Mile Delivery,” </w:t>
      </w:r>
      <w:r>
        <w:rPr>
          <w:i w:val="1"/>
          <w:iCs w:val="1"/>
          <w:color w:val="303030"/>
          <w:highlight w:val="white"/>
          <w:rtl w:val="0"/>
        </w:rPr>
        <w:t xml:space="preserve">Evergreen</w:t>
      </w:r>
      <w:r>
        <w:rPr>
          <w:color w:val="303030"/>
          <w:highlight w:val="white"/>
          <w:rtl w:val="0"/>
        </w:rPr>
        <w:t xml:space="preserve">, vol. 10, no. 2, pp. 649–657, Jun. 2023, doi:</w:t>
      </w:r>
      <w:hyperlink r:id="rId8">
        <w:r>
          <w:rPr>
            <w:color w:val="303030"/>
            <w:highlight w:val="white"/>
            <w:rtl w:val="0"/>
          </w:rPr>
          <w:t xml:space="preserve"> </w:t>
        </w:r>
      </w:hyperlink>
      <w:hyperlink r:id="rId9">
        <w:r>
          <w:rPr>
            <w:color w:val="1155cc"/>
            <w:highlight w:val="white"/>
            <w:u w:val="single"/>
            <w:rtl w:val="0"/>
          </w:rPr>
          <w:t xml:space="preserve">10.5109/6792811</w:t>
        </w:r>
      </w:hyperlink>
      <w:r>
        <w:rPr>
          <w:color w:val="303030"/>
          <w:highlight w:val="white"/>
          <w:rtl w:val="0"/>
        </w:rPr>
        <w:t xml:space="preserve">.</w:t>
      </w:r>
    </w:p>
    <w:p w:rsidR="00000000" w:rsidDel="00000000" w:rsidP="00000000" w:rsidRDefault="00000000" w:rsidRPr="00000000" w14:paraId="0000000A">
      <w:pPr>
        <w:spacing w:after="0" w:before="0" w:line="324.00000000000006" w:lineRule="auto"/>
        <w:ind w:left="0" w:right="80" w:firstLine="0"/>
        <w:rPr>
          <w:color w:val="303030"/>
          <w:highlight w:val="white"/>
        </w:rPr>
      </w:pPr>
      <w:r>
        <w:rPr>
          <w:color w:val="303030"/>
          <w:highlight w:val="white"/>
          <w:rtl w:val="0"/>
        </w:rPr>
        <w:t xml:space="preserve">[3] H. Sutanta, N. P. P. Chintya, and Z. Syarafina, “Issues and challenges in developing geocoded address in Indonesia,” </w:t>
      </w:r>
      <w:r>
        <w:rPr>
          <w:i w:val="1"/>
          <w:iCs w:val="1"/>
          <w:color w:val="303030"/>
          <w:highlight w:val="white"/>
          <w:rtl w:val="0"/>
        </w:rPr>
        <w:t xml:space="preserve">AIP Conf. Proc.</w:t>
      </w:r>
      <w:r>
        <w:rPr>
          <w:color w:val="303030"/>
          <w:highlight w:val="white"/>
          <w:rtl w:val="0"/>
        </w:rPr>
        <w:t xml:space="preserve">, vol. 1755, no. 1, p. 070010, Jul. 2016, doi:</w:t>
      </w:r>
      <w:hyperlink r:id="rId10">
        <w:r>
          <w:rPr>
            <w:color w:val="303030"/>
            <w:highlight w:val="white"/>
            <w:rtl w:val="0"/>
          </w:rPr>
          <w:t xml:space="preserve"> </w:t>
        </w:r>
      </w:hyperlink>
      <w:hyperlink r:id="rId11">
        <w:r>
          <w:rPr>
            <w:color w:val="1155cc"/>
            <w:highlight w:val="white"/>
            <w:u w:val="single"/>
            <w:rtl w:val="0"/>
          </w:rPr>
          <w:t xml:space="preserve">10.1063/1.4958505</w:t>
        </w:r>
      </w:hyperlink>
      <w:r>
        <w:rPr>
          <w:color w:val="303030"/>
          <w:highlight w:val="white"/>
          <w:rtl w:val="0"/>
        </w:rPr>
        <w:t xml:space="preserve">.</w:t>
      </w:r>
    </w:p>
    <w:p w:rsidR="00000000" w:rsidDel="00000000" w:rsidP="00000000" w:rsidRDefault="00000000" w:rsidRPr="00000000" w14:paraId="0000000B">
      <w:pPr>
        <w:spacing w:after="0" w:before="0" w:line="324.00000000000006" w:lineRule="auto"/>
        <w:ind w:left="0" w:right="80" w:firstLine="0"/>
        <w:rPr>
          <w:color w:val="303030"/>
          <w:highlight w:val="white"/>
        </w:rPr>
      </w:pPr>
      <w:r>
        <w:rPr>
          <w:color w:val="303030"/>
          <w:highlight w:val="white"/>
          <w:rtl w:val="0"/>
        </w:rPr>
        <w:t xml:space="preserve">[4] P. R. M. Aprinia and H. Sutanta, “Survei dan Pembuatan Sistem Informasi Geografis Alamat Berkode Lokasi (Geocoded Address) untuk Wilayah Kalurahan Mantrijeron, Kota Yogyakarta,” </w:t>
      </w:r>
      <w:r>
        <w:rPr>
          <w:i w:val="1"/>
          <w:iCs w:val="1"/>
          <w:color w:val="303030"/>
          <w:highlight w:val="white"/>
          <w:rtl w:val="0"/>
        </w:rPr>
        <w:t xml:space="preserve">JGISE</w:t>
      </w:r>
      <w:r>
        <w:rPr>
          <w:color w:val="303030"/>
          <w:highlight w:val="white"/>
          <w:rtl w:val="0"/>
        </w:rPr>
        <w:t xml:space="preserve">, vol. 7, no. 2, p. 208, Jan. 2025, doi:</w:t>
      </w:r>
      <w:hyperlink r:id="rId12">
        <w:r>
          <w:rPr>
            <w:color w:val="303030"/>
            <w:highlight w:val="white"/>
            <w:rtl w:val="0"/>
          </w:rPr>
          <w:t xml:space="preserve"> </w:t>
        </w:r>
      </w:hyperlink>
      <w:hyperlink r:id="rId13">
        <w:r>
          <w:rPr>
            <w:color w:val="1155cc"/>
            <w:highlight w:val="white"/>
            <w:u w:val="single"/>
            <w:rtl w:val="0"/>
          </w:rPr>
          <w:t xml:space="preserve">10.22146/jgise.102071</w:t>
        </w:r>
      </w:hyperlink>
      <w:r>
        <w:rPr>
          <w:color w:val="303030"/>
          <w:highlight w:val="white"/>
          <w:rtl w:val="0"/>
        </w:rPr>
        <w:t xml:space="preserve">.</w:t>
      </w:r>
    </w:p>
    <w:p w:rsidR="00000000" w:rsidDel="00000000" w:rsidP="00000000" w:rsidRDefault="00000000" w:rsidRPr="00000000" w14:paraId="0000000C">
      <w:pPr>
        <w:spacing w:after="0" w:before="0" w:line="324.00000000000006" w:lineRule="auto"/>
        <w:ind w:left="0" w:right="80" w:firstLine="0"/>
        <w:rPr>
          <w:color w:val="303030"/>
          <w:highlight w:val="white"/>
        </w:rPr>
      </w:pPr>
      <w:r>
        <w:rPr>
          <w:color w:val="303030"/>
          <w:highlight w:val="white"/>
          <w:rtl w:val="0"/>
        </w:rPr>
        <w:t xml:space="preserve">[5] H. Hammami, L. Baligand, and B. Petrovski, “Fighting crime with Transformers: Empirical analysis of address parsing methods in payment data,” Apr. 09, 2024, </w:t>
      </w:r>
      <w:r>
        <w:rPr>
          <w:i w:val="1"/>
          <w:iCs w:val="1"/>
          <w:color w:val="303030"/>
          <w:highlight w:val="white"/>
          <w:rtl w:val="0"/>
        </w:rPr>
        <w:t xml:space="preserve">arXiv</w:t>
      </w:r>
      <w:r>
        <w:rPr>
          <w:color w:val="303030"/>
          <w:highlight w:val="white"/>
          <w:rtl w:val="0"/>
        </w:rPr>
        <w:t xml:space="preserve">: arXiv:2404.05632. doi:</w:t>
      </w:r>
      <w:hyperlink r:id="rId14">
        <w:r>
          <w:rPr>
            <w:color w:val="303030"/>
            <w:highlight w:val="white"/>
            <w:rtl w:val="0"/>
          </w:rPr>
          <w:t xml:space="preserve"> </w:t>
        </w:r>
      </w:hyperlink>
      <w:hyperlink r:id="rId15">
        <w:r>
          <w:rPr>
            <w:color w:val="1155cc"/>
            <w:highlight w:val="white"/>
            <w:u w:val="single"/>
            <w:rtl w:val="0"/>
          </w:rPr>
          <w:t xml:space="preserve">10.48550/arXiv.2404.05632</w:t>
        </w:r>
      </w:hyperlink>
      <w:r>
        <w:rPr>
          <w:color w:val="303030"/>
          <w:highlight w:val="white"/>
          <w:rtl w:val="0"/>
        </w:rPr>
        <w:t xml:space="preserve">.</w:t>
      </w:r>
    </w:p>
    <w:p w:rsidR="00000000" w:rsidDel="00000000" w:rsidP="00000000" w:rsidRDefault="00000000" w:rsidRPr="00000000" w14:paraId="0000000D">
      <w:pPr>
        <w:spacing w:after="0" w:before="0" w:line="324.00000000000006" w:lineRule="auto"/>
        <w:ind w:left="0" w:right="80" w:firstLine="0"/>
        <w:rPr>
          <w:color w:val="303030"/>
          <w:highlight w:val="white"/>
        </w:rPr>
      </w:pPr>
      <w:r>
        <w:rPr>
          <w:color w:val="303030"/>
          <w:highlight w:val="white"/>
          <w:rtl w:val="0"/>
        </w:rPr>
        <w:t xml:space="preserve">[6] T. M. Pham, P. T. Nguyen, S. Yoon, V. D. Lai, F. Dernoncourt, and T. Bui, “SlimLM: An Efficient Small Language Model for On-Device Document Assistance,” in </w:t>
      </w:r>
      <w:r>
        <w:rPr>
          <w:i w:val="1"/>
          <w:iCs w:val="1"/>
          <w:color w:val="303030"/>
          <w:highlight w:val="white"/>
          <w:rtl w:val="0"/>
        </w:rPr>
        <w:t xml:space="preserve">Proceedings of the 63rd Annual Meeting of the Association for Computational Linguistics (Volume 3: System Demonstrations)</w:t>
      </w:r>
      <w:r>
        <w:rPr>
          <w:color w:val="303030"/>
          <w:highlight w:val="white"/>
          <w:rtl w:val="0"/>
        </w:rPr>
        <w:t xml:space="preserve">, P. Mishra, S. Muresan, and T. Yu, Eds., Vienna, Austria: Association for Computational Linguistics, Jul. 2025, pp. 436–447. doi:</w:t>
      </w:r>
      <w:hyperlink r:id="rId16">
        <w:r>
          <w:rPr>
            <w:color w:val="303030"/>
            <w:highlight w:val="white"/>
            <w:rtl w:val="0"/>
          </w:rPr>
          <w:t xml:space="preserve"> </w:t>
        </w:r>
      </w:hyperlink>
      <w:hyperlink r:id="rId17">
        <w:r>
          <w:rPr>
            <w:color w:val="1155cc"/>
            <w:highlight w:val="white"/>
            <w:u w:val="single"/>
            <w:rtl w:val="0"/>
          </w:rPr>
          <w:t xml:space="preserve">10.18653/v1/2025.acl-demo.42</w:t>
        </w:r>
      </w:hyperlink>
      <w:r>
        <w:rPr>
          <w:color w:val="303030"/>
          <w:highlight w:val="white"/>
          <w:rtl w:val="0"/>
        </w:rPr>
        <w:t xml:space="preserve">.</w:t>
      </w:r>
    </w:p>
    <w:p w:rsidR="00000000" w:rsidDel="00000000" w:rsidP="00000000" w:rsidRDefault="00000000" w:rsidRPr="00000000" w14:paraId="0000000E">
      <w:pPr>
        <w:spacing w:after="0" w:before="0" w:line="324.00000000000006" w:lineRule="auto"/>
        <w:ind w:left="0" w:right="80" w:firstLine="0"/>
        <w:rPr>
          <w:color w:val="303030"/>
          <w:highlight w:val="white"/>
        </w:rPr>
      </w:pPr>
      <w:r>
        <w:rPr>
          <w:color w:val="303030"/>
          <w:highlight w:val="white"/>
          <w:rtl w:val="0"/>
        </w:rPr>
        <w:t xml:space="preserve">[7] H. Sutanta, “Developing Address Model and Geocoding Framework for Urban Area in Indonesia”.</w:t>
      </w:r>
    </w:p>
    <w:p w:rsidR="00000000" w:rsidDel="00000000" w:rsidP="00000000" w:rsidRDefault="00000000" w:rsidRPr="00000000" w14:paraId="0000000F">
      <w:pPr>
        <w:spacing w:after="0" w:before="0" w:line="324.00000000000006" w:lineRule="auto"/>
        <w:ind w:left="0" w:right="80" w:firstLine="0"/>
        <w:rPr>
          <w:color w:val="303030"/>
          <w:highlight w:val="white"/>
        </w:rPr>
      </w:pPr>
      <w:r>
        <w:rPr>
          <w:rtl w:val="0"/>
        </w:rPr>
      </w:r>
    </w:p>
    <w:p w:rsidR="00000000" w:rsidDel="00000000" w:rsidP="00000000" w:rsidRDefault="00000000" w:rsidRPr="00000000" w14:paraId="00000010">
      <w:pPr>
        <w:spacing w:after="0" w:before="0" w:line="324.00000000000006" w:lineRule="auto"/>
        <w:ind w:left="0" w:right="80" w:firstLine="0"/>
        <w:rPr>
          <w:color w:val="303030"/>
          <w:highlight w:val="white"/>
        </w:rPr>
      </w:pPr>
      <w:r>
        <w:rPr>
          <w:color w:val="303030"/>
          <w:highlight w:val="white"/>
          <w:rtl w:val="0"/>
        </w:rPr>
        <w:t xml:space="preserve">[8] B. Jehangir, S. Radhakrishnan, and R. Agarwal, “A survey on Named Entity Recognition — datasets, tools, and methodologies,” </w:t>
      </w:r>
      <w:r>
        <w:rPr>
          <w:i w:val="1"/>
          <w:iCs w:val="1"/>
          <w:color w:val="303030"/>
          <w:highlight w:val="white"/>
          <w:rtl w:val="0"/>
        </w:rPr>
        <w:t xml:space="preserve">Natural Language Processing Journal</w:t>
      </w:r>
      <w:r>
        <w:rPr>
          <w:color w:val="303030"/>
          <w:highlight w:val="white"/>
          <w:rtl w:val="0"/>
        </w:rPr>
        <w:t xml:space="preserve">, vol. 3, p. 100017, Jun. 2023, doi:</w:t>
      </w:r>
      <w:hyperlink r:id="rId18">
        <w:r>
          <w:rPr>
            <w:color w:val="303030"/>
            <w:highlight w:val="white"/>
            <w:rtl w:val="0"/>
          </w:rPr>
          <w:t xml:space="preserve"> </w:t>
        </w:r>
      </w:hyperlink>
      <w:hyperlink r:id="rId19">
        <w:r>
          <w:rPr>
            <w:color w:val="1155cc"/>
            <w:highlight w:val="white"/>
            <w:u w:val="single"/>
            <w:rtl w:val="0"/>
          </w:rPr>
          <w:t xml:space="preserve">10.1016/j.nlp.2023.100017</w:t>
        </w:r>
      </w:hyperlink>
      <w:r>
        <w:rPr>
          <w:color w:val="303030"/>
          <w:highlight w:val="white"/>
          <w:rtl w:val="0"/>
        </w:rPr>
        <w:t xml:space="preserve">.</w:t>
      </w:r>
    </w:p>
    <w:p w:rsidR="00000000" w:rsidDel="00000000" w:rsidP="00000000" w:rsidRDefault="00000000" w:rsidRPr="00000000" w14:paraId="00000011">
      <w:pPr>
        <w:spacing w:after="0" w:before="0" w:line="324.00000000000006" w:lineRule="auto"/>
        <w:ind w:left="0" w:right="80" w:firstLine="0"/>
        <w:rPr>
          <w:color w:val="303030"/>
          <w:highlight w:val="white"/>
        </w:rPr>
      </w:pPr>
      <w:r>
        <w:rPr>
          <w:color w:val="303030"/>
          <w:highlight w:val="white"/>
          <w:rtl w:val="0"/>
        </w:rPr>
        <w:t xml:space="preserve">[9] W. L. Seow, I. Chaturvedi, A. Hogarth, R. Mao, and E. Cambria, “A review of named entity recognition: from learning methods to modelling paradigms and tasks,” </w:t>
      </w:r>
      <w:r>
        <w:rPr>
          <w:i w:val="1"/>
          <w:iCs w:val="1"/>
          <w:color w:val="303030"/>
          <w:highlight w:val="white"/>
          <w:rtl w:val="0"/>
        </w:rPr>
        <w:t xml:space="preserve">Artif Intell Rev</w:t>
      </w:r>
      <w:r>
        <w:rPr>
          <w:color w:val="303030"/>
          <w:highlight w:val="white"/>
          <w:rtl w:val="0"/>
        </w:rPr>
        <w:t xml:space="preserve">, vol. 58, no. 10, p. 315, Jul. 2025, doi:</w:t>
      </w:r>
      <w:hyperlink r:id="rId20">
        <w:r>
          <w:rPr>
            <w:color w:val="303030"/>
            <w:highlight w:val="white"/>
            <w:rtl w:val="0"/>
          </w:rPr>
          <w:t xml:space="preserve"> </w:t>
        </w:r>
      </w:hyperlink>
      <w:hyperlink r:id="rId21">
        <w:r>
          <w:rPr>
            <w:color w:val="1155cc"/>
            <w:highlight w:val="white"/>
            <w:u w:val="single"/>
            <w:rtl w:val="0"/>
          </w:rPr>
          <w:t xml:space="preserve">10.1007/s10462-025-11321-8</w:t>
        </w:r>
      </w:hyperlink>
      <w:r>
        <w:rPr>
          <w:color w:val="303030"/>
          <w:highlight w:val="white"/>
          <w:rtl w:val="0"/>
        </w:rPr>
        <w:t xml:space="preserve">.</w:t>
      </w:r>
    </w:p>
    <w:p w:rsidR="00000000" w:rsidDel="00000000" w:rsidP="00000000" w:rsidRDefault="00000000" w:rsidRPr="00000000" w14:paraId="00000012">
      <w:pPr>
        <w:spacing w:after="0" w:before="0" w:line="324.00000000000006" w:lineRule="auto"/>
        <w:ind w:left="0" w:right="80" w:firstLine="0"/>
        <w:rPr>
          <w:color w:val="303030"/>
          <w:highlight w:val="white"/>
        </w:rPr>
      </w:pPr>
      <w:r>
        <w:rPr>
          <w:color w:val="303030"/>
          <w:highlight w:val="white"/>
          <w:rtl w:val="0"/>
        </w:rPr>
        <w:t xml:space="preserve">[10] D. Beauchemin and M. Yassine, “Deepparse : An Extendable, and Fine-Tunable State-Of-The-Art Library for Parsing Multinational Street Addresses,” in </w:t>
      </w:r>
      <w:r>
        <w:rPr>
          <w:i w:val="1"/>
          <w:iCs w:val="1"/>
          <w:color w:val="303030"/>
          <w:highlight w:val="white"/>
          <w:rtl w:val="0"/>
        </w:rPr>
        <w:t xml:space="preserve">Proceedings of the 3rd Workshop for Natural Language Processing Open Source Software (NLP-OSS 2023)</w:t>
      </w:r>
      <w:r>
        <w:rPr>
          <w:color w:val="303030"/>
          <w:highlight w:val="white"/>
          <w:rtl w:val="0"/>
        </w:rPr>
        <w:t xml:space="preserve">, L. Tan, D. Milajevs, G. Chauhan, J. Gwinnup, and E. Rippeth, Eds., Singapore: Association for Computational Linguistics, Dec. 2023, pp. 19–24. doi:</w:t>
      </w:r>
      <w:hyperlink r:id="rId22">
        <w:r>
          <w:rPr>
            <w:color w:val="303030"/>
            <w:highlight w:val="white"/>
            <w:rtl w:val="0"/>
          </w:rPr>
          <w:t xml:space="preserve"> </w:t>
        </w:r>
      </w:hyperlink>
      <w:hyperlink r:id="rId23">
        <w:r>
          <w:rPr>
            <w:color w:val="1155cc"/>
            <w:highlight w:val="white"/>
            <w:u w:val="single"/>
            <w:rtl w:val="0"/>
          </w:rPr>
          <w:t xml:space="preserve">10.18653/v1/2023.nlposs-1.3</w:t>
        </w:r>
      </w:hyperlink>
      <w:r>
        <w:rPr>
          <w:color w:val="303030"/>
          <w:highlight w:val="white"/>
          <w:rtl w:val="0"/>
        </w:rPr>
        <w:t xml:space="preserve">.</w:t>
      </w:r>
    </w:p>
    <w:p w:rsidR="00000000" w:rsidDel="00000000" w:rsidP="00000000" w:rsidRDefault="00000000" w:rsidRPr="00000000" w14:paraId="00000013">
      <w:pPr>
        <w:spacing w:after="0" w:before="0" w:line="324.00000000000006" w:lineRule="auto"/>
        <w:ind w:left="0" w:right="80" w:firstLine="0"/>
        <w:rPr>
          <w:color w:val="303030"/>
          <w:highlight w:val="white"/>
        </w:rPr>
      </w:pPr>
      <w:r>
        <w:rPr>
          <w:color w:val="303030"/>
          <w:highlight w:val="white"/>
          <w:rtl w:val="0"/>
        </w:rPr>
        <w:t xml:space="preserve">[11] L. Xu, Z. Du, R. Mao, F. Zhang, and R. Liu, “GSAM: A deep neural network model for extracting computational representations of Chinese addresses fused with geospatial feature,” </w:t>
      </w:r>
      <w:r>
        <w:rPr>
          <w:i w:val="1"/>
          <w:iCs w:val="1"/>
          <w:color w:val="303030"/>
          <w:highlight w:val="white"/>
          <w:rtl w:val="0"/>
        </w:rPr>
        <w:t xml:space="preserve">Computers, Environment and Urban Systems</w:t>
      </w:r>
      <w:r>
        <w:rPr>
          <w:color w:val="303030"/>
          <w:highlight w:val="white"/>
          <w:rtl w:val="0"/>
        </w:rPr>
        <w:t xml:space="preserve">, vol. 81, p. 101473, May 2020, doi:</w:t>
      </w:r>
      <w:hyperlink r:id="rId24">
        <w:r>
          <w:rPr>
            <w:color w:val="303030"/>
            <w:highlight w:val="white"/>
            <w:rtl w:val="0"/>
          </w:rPr>
          <w:t xml:space="preserve"> </w:t>
        </w:r>
      </w:hyperlink>
      <w:hyperlink r:id="rId25">
        <w:r>
          <w:rPr>
            <w:color w:val="1155cc"/>
            <w:highlight w:val="white"/>
            <w:u w:val="single"/>
            <w:rtl w:val="0"/>
          </w:rPr>
          <w:t xml:space="preserve">10.1016/j.compenvurbsys.2020.101473</w:t>
        </w:r>
      </w:hyperlink>
      <w:r>
        <w:rPr>
          <w:color w:val="303030"/>
          <w:highlight w:val="white"/>
          <w:rtl w:val="0"/>
        </w:rPr>
        <w:t xml:space="preserve">.</w:t>
      </w:r>
    </w:p>
    <w:p w:rsidR="00000000" w:rsidDel="00000000" w:rsidP="00000000" w:rsidRDefault="00000000" w:rsidRPr="00000000" w14:paraId="00000014">
      <w:pPr>
        <w:spacing w:after="0" w:before="0" w:line="324.00000000000006" w:lineRule="auto"/>
        <w:ind w:left="0" w:right="80" w:firstLine="0"/>
        <w:rPr>
          <w:color w:val="303030"/>
          <w:highlight w:val="white"/>
        </w:rPr>
      </w:pPr>
      <w:r>
        <w:rPr>
          <w:color w:val="303030"/>
          <w:highlight w:val="white"/>
          <w:rtl w:val="0"/>
        </w:rPr>
        <w:t xml:space="preserve">[12] B. Singhal, A. Aditya, L. Todwal, S. Jain, and D. Mukherjee, “GeoIndia: A Seq2Seq Geocoding Approach for Indian Addresses,” in </w:t>
      </w:r>
      <w:r>
        <w:rPr>
          <w:i w:val="1"/>
          <w:iCs w:val="1"/>
          <w:color w:val="303030"/>
          <w:highlight w:val="white"/>
          <w:rtl w:val="0"/>
        </w:rPr>
        <w:t xml:space="preserve">Proceedings of the 2024 Conference on Empirical Methods in Natural Language Processing: Industry Track</w:t>
      </w:r>
      <w:r>
        <w:rPr>
          <w:color w:val="303030"/>
          <w:highlight w:val="white"/>
          <w:rtl w:val="0"/>
        </w:rPr>
        <w:t xml:space="preserve">, F. Dernoncourt, D. Preoţiuc-Pietro, and A. Shimorina, Eds., Miami, Florida, US: Association for Computational Linguistics, Nov. 2024, pp. 395–407. doi:</w:t>
      </w:r>
      <w:hyperlink r:id="rId26">
        <w:r>
          <w:rPr>
            <w:color w:val="303030"/>
            <w:highlight w:val="white"/>
            <w:rtl w:val="0"/>
          </w:rPr>
          <w:t xml:space="preserve"> </w:t>
        </w:r>
      </w:hyperlink>
      <w:hyperlink r:id="rId27">
        <w:r>
          <w:rPr>
            <w:color w:val="1155cc"/>
            <w:highlight w:val="white"/>
            <w:u w:val="single"/>
            <w:rtl w:val="0"/>
          </w:rPr>
          <w:t xml:space="preserve">10.18653/v1/2024.emnlp-industry.29</w:t>
        </w:r>
      </w:hyperlink>
      <w:r>
        <w:rPr>
          <w:color w:val="303030"/>
          <w:highlight w:val="white"/>
          <w:rtl w:val="0"/>
        </w:rPr>
        <w:t xml:space="preserve">.</w:t>
      </w:r>
    </w:p>
    <w:p w:rsidR="00000000" w:rsidDel="00000000" w:rsidP="00000000" w:rsidRDefault="00000000" w:rsidRPr="00000000" w14:paraId="00000015">
      <w:pPr>
        <w:spacing w:after="0" w:before="0" w:line="324.00000000000006" w:lineRule="auto"/>
        <w:ind w:left="0" w:right="80" w:firstLine="0"/>
        <w:rPr>
          <w:color w:val="303030"/>
          <w:highlight w:val="white"/>
        </w:rPr>
      </w:pPr>
      <w:r>
        <w:rPr>
          <w:color w:val="303030"/>
          <w:highlight w:val="white"/>
          <w:rtl w:val="0"/>
        </w:rPr>
        <w:t xml:space="preserve">[13] P. Naveen, R. Maheswar, and P. Trojovský, “GeoNLU: Bridging the gap between natural language and spatial data infrastructures,” </w:t>
      </w:r>
      <w:r>
        <w:rPr>
          <w:i w:val="1"/>
          <w:iCs w:val="1"/>
          <w:color w:val="303030"/>
          <w:highlight w:val="white"/>
          <w:rtl w:val="0"/>
        </w:rPr>
        <w:t xml:space="preserve">Alexandria Engineering Journal</w:t>
      </w:r>
      <w:r>
        <w:rPr>
          <w:color w:val="303030"/>
          <w:highlight w:val="white"/>
          <w:rtl w:val="0"/>
        </w:rPr>
        <w:t xml:space="preserve">, vol. 87, pp. 126–147, Jan. 2024, doi:</w:t>
      </w:r>
      <w:hyperlink r:id="rId28">
        <w:r>
          <w:rPr>
            <w:color w:val="303030"/>
            <w:highlight w:val="white"/>
            <w:rtl w:val="0"/>
          </w:rPr>
          <w:t xml:space="preserve"> </w:t>
        </w:r>
      </w:hyperlink>
      <w:hyperlink r:id="rId29">
        <w:r>
          <w:rPr>
            <w:color w:val="1155cc"/>
            <w:highlight w:val="white"/>
            <w:u w:val="single"/>
            <w:rtl w:val="0"/>
          </w:rPr>
          <w:t xml:space="preserve">10.1016/j.aej.2023.12.027</w:t>
        </w:r>
      </w:hyperlink>
      <w:r>
        <w:rPr>
          <w:color w:val="303030"/>
          <w:highlight w:val="white"/>
          <w:rtl w:val="0"/>
        </w:rPr>
        <w:t xml:space="preserve">.</w:t>
      </w:r>
    </w:p>
    <w:p w:rsidR="00000000" w:rsidDel="00000000" w:rsidP="00000000" w:rsidRDefault="00000000" w:rsidRPr="00000000" w14:paraId="00000016">
      <w:pPr>
        <w:spacing w:after="0" w:before="0" w:line="324.00000000000006" w:lineRule="auto"/>
        <w:ind w:left="0" w:right="80" w:firstLine="0"/>
        <w:rPr>
          <w:color w:val="303030"/>
          <w:highlight w:val="white"/>
        </w:rPr>
      </w:pPr>
      <w:r>
        <w:rPr>
          <w:color w:val="303030"/>
          <w:highlight w:val="white"/>
          <w:rtl w:val="0"/>
        </w:rPr>
        <w:t xml:space="preserve">[14] </w:t>
      </w:r>
    </w:p>
    <w:p w:rsidR="00000000" w:rsidDel="00000000" w:rsidP="00000000" w:rsidRDefault="00000000" w:rsidRPr="00000000" w14:paraId="00000017">
      <w:pPr>
        <w:spacing w:after="0" w:before="0" w:line="324.00000000000006" w:lineRule="auto"/>
        <w:ind w:left="0" w:right="80" w:firstLine="0"/>
        <w:rPr>
          <w:color w:val="303030"/>
          <w:highlight w:val="white"/>
        </w:rPr>
      </w:pPr>
      <w:r>
        <w:rPr>
          <w:rtl w:val="0"/>
        </w:rPr>
      </w:r>
    </w:p>
    <w:p w:rsidR="00000000" w:rsidDel="00000000" w:rsidP="00000000" w:rsidRDefault="00000000" w:rsidRPr="00000000" w14:paraId="00000018">
      <w:pPr>
        <w:spacing w:after="0" w:before="0" w:line="324.00000000000006" w:lineRule="auto"/>
        <w:ind w:left="0" w:right="80" w:firstLine="0"/>
        <w:rPr>
          <w:color w:val="303030"/>
          <w:highlight w:val="white"/>
        </w:rPr>
      </w:pPr>
      <w:r>
        <w:rPr>
          <w:rtl w:val="0"/>
        </w:rPr>
      </w:r>
    </w:p>
    <w:p w:rsidR="00000000" w:rsidDel="00000000" w:rsidP="00000000" w:rsidRDefault="00000000" w:rsidRPr="00000000" w14:paraId="00000019">
      <w:pPr>
        <w:spacing w:after="0" w:before="0" w:line="324.00000000000006" w:lineRule="auto"/>
        <w:ind w:left="0" w:right="80" w:firstLine="0"/>
        <w:rPr>
          <w:color w:val="303030"/>
          <w:highlight w:val="white"/>
        </w:rPr>
      </w:pPr>
      <w:r>
        <w:rPr>
          <w:rtl w:val="0"/>
        </w:rPr>
      </w:r>
    </w:p>
    <w:p w:rsidR="00000000" w:rsidDel="00000000" w:rsidP="00000000" w:rsidRDefault="00000000" w:rsidRPr="00000000" w14:paraId="0000001A">
      <w:pPr>
        <w:spacing w:after="0" w:before="0" w:line="324.00000000000006" w:lineRule="auto"/>
        <w:ind w:left="0" w:right="80" w:firstLine="0"/>
        <w:rPr>
          <w:color w:val="303030"/>
          <w:highlight w:val="white"/>
        </w:rPr>
      </w:pPr>
      <w:r>
        <w:rPr>
          <w:rtl w:val="0"/>
        </w:rPr>
      </w:r>
    </w:p>
    <w:p w:rsidR="00000000" w:rsidDel="00000000" w:rsidP="00000000" w:rsidRDefault="00000000" w:rsidRPr="00000000" w14:paraId="0000001B">
      <w:pPr>
        <w:spacing w:after="0" w:before="0" w:line="324.00000000000006" w:lineRule="auto"/>
        <w:ind w:left="0" w:right="80" w:firstLine="0"/>
        <w:rPr>
          <w:color w:val="303030"/>
          <w:highlight w:val="white"/>
        </w:rPr>
      </w:pPr>
      <w:r>
        <w:rPr>
          <w:rtl w:val="0"/>
        </w:rPr>
      </w:r>
    </w:p>
    <w:p w:rsidR="00000000" w:rsidDel="00000000" w:rsidP="00000000" w:rsidRDefault="00000000" w:rsidRPr="00000000" w14:paraId="0000001C">
      <w:pPr>
        <w:spacing w:after="0" w:before="0" w:line="324.00000000000006" w:lineRule="auto"/>
        <w:ind w:left="0" w:right="80" w:firstLine="0"/>
        <w:rPr>
          <w:color w:val="303030"/>
          <w:highlight w:val="white"/>
        </w:rPr>
      </w:pPr>
      <w:r>
        <w:rPr>
          <w:rtl w:val="0"/>
        </w:rPr>
      </w:r>
    </w:p>
    <w:p w:rsidR="00000000" w:rsidDel="00000000" w:rsidP="00000000" w:rsidRDefault="00000000" w:rsidRPr="00000000" w14:paraId="0000001D">
      <w:pPr>
        <w:spacing w:after="0" w:before="0" w:line="324.00000000000006" w:lineRule="auto"/>
        <w:ind w:left="0" w:right="80" w:firstLine="0"/>
        <w:rPr>
          <w:color w:val="303030"/>
          <w:highlight w:val="white"/>
        </w:rPr>
      </w:pPr>
      <w:r>
        <w:rPr>
          <w:rtl w:val="0"/>
        </w:rPr>
      </w:r>
    </w:p>
    <w:p w:rsidR="00000000" w:rsidDel="00000000" w:rsidP="00000000" w:rsidRDefault="00000000" w:rsidRPr="00000000" w14:paraId="0000001E">
      <w:pPr>
        <w:spacing w:after="0" w:before="0" w:line="324.00000000000006" w:lineRule="auto"/>
        <w:ind w:left="0" w:right="80" w:firstLine="0"/>
        <w:rPr>
          <w:color w:val="303030"/>
          <w:highlight w:val="white"/>
        </w:rPr>
      </w:pPr>
      <w:r>
        <w:rPr>
          <w:rtl w:val="0"/>
        </w:rPr>
      </w:r>
    </w:p>
    <w:p w:rsidR="00000000" w:rsidDel="00000000" w:rsidP="00000000" w:rsidRDefault="00000000" w:rsidRPr="00000000" w14:paraId="0000001F">
      <w:pPr>
        <w:spacing w:after="0" w:before="0" w:line="324.00000000000006" w:lineRule="auto"/>
        <w:ind w:left="0" w:right="80" w:firstLine="0"/>
        <w:rPr>
          <w:color w:val="303030"/>
          <w:highlight w:val="white"/>
        </w:rPr>
      </w:pPr>
      <w:r>
        <w:rPr>
          <w:rtl w:val="0"/>
        </w:rPr>
      </w:r>
    </w:p>
    <w:p w:rsidR="00000000" w:rsidDel="00000000" w:rsidP="00000000" w:rsidRDefault="00000000" w:rsidRPr="00000000" w14:paraId="00000020">
      <w:pPr>
        <w:spacing w:after="0" w:before="0" w:line="324.00000000000006" w:lineRule="auto"/>
        <w:ind w:left="0" w:right="80" w:firstLine="0"/>
        <w:rPr>
          <w:color w:val="303030"/>
          <w:highlight w:val="white"/>
        </w:rPr>
      </w:pPr>
      <w:r>
        <w:pict>
          <v:rect style="width:0.0pt;height:1.5pt" o:hr="t" o:hrstd="t" o:hralign="center" fillcolor="#A0A0A0" stroked="f"/>
        </w:pict>
      </w:r>
      <w:r>
        <w:rPr>
          <w:rtl w:val="0"/>
        </w:rPr>
      </w:r>
    </w:p>
    <w:p w:rsidR="00000000" w:rsidDel="00000000" w:rsidP="00000000" w:rsidRDefault="00000000" w:rsidRPr="00000000" w14:paraId="00000021">
      <w:pPr>
        <w:spacing w:after="0" w:before="0" w:line="324.00000000000006" w:lineRule="auto"/>
        <w:ind w:left="0" w:right="80" w:firstLine="0"/>
        <w:rPr>
          <w:color w:val="303030"/>
          <w:highlight w:val="white"/>
        </w:rPr>
      </w:pPr>
      <w:r>
        <w:rPr>
          <w:rtl w:val="0"/>
        </w:rPr>
      </w:r>
    </w:p>
    <w:p w:rsidR="00000000" w:rsidDel="00000000" w:rsidP="00000000" w:rsidRDefault="00000000" w:rsidRPr="00000000" w14:paraId="00000022">
      <w:pPr>
        <w:spacing w:after="0" w:before="0" w:line="324.00000000000006" w:lineRule="auto"/>
        <w:ind w:left="0" w:right="80" w:firstLine="0"/>
        <w:rPr>
          <w:b w:val="1"/>
          <w:bCs w:val="1"/>
          <w:color w:val="303030"/>
          <w:highlight w:val="white"/>
        </w:rPr>
      </w:pPr>
      <w:r>
        <w:rPr>
          <w:b w:val="1"/>
          <w:bCs w:val="1"/>
          <w:color w:val="303030"/>
          <w:highlight w:val="white"/>
          <w:rtl w:val="0"/>
        </w:rPr>
        <w:t xml:space="preserve">2. PREVIOUS WORKS</w:t>
      </w:r>
    </w:p>
    <w:p w:rsidR="00000000" w:rsidDel="00000000" w:rsidP="00000000" w:rsidRDefault="00000000" w:rsidRPr="00000000" w14:paraId="00000023">
      <w:pPr>
        <w:spacing w:after="0" w:before="0" w:line="324.00000000000006" w:lineRule="auto"/>
        <w:ind w:left="0" w:right="80" w:firstLine="0"/>
        <w:rPr>
          <w:color w:val="303030"/>
          <w:highlight w:val="white"/>
        </w:rPr>
      </w:pPr>
      <w:r>
        <w:rPr>
          <w:b w:val="1"/>
          <w:bCs w:val="1"/>
          <w:color w:val="303030"/>
          <w:highlight w:val="white"/>
          <w:rtl w:val="0"/>
        </w:rPr>
        <w:t xml:space="preserve">2.1 Technical Evolution of Named Entity Recognition (NER) and Address Parsing </w:t>
      </w:r>
      <w:r>
        <w:rPr>
          <w:rtl w:val="0"/>
        </w:rPr>
      </w:r>
    </w:p>
    <w:p w:rsidR="00000000" w:rsidDel="00000000" w:rsidP="00000000" w:rsidRDefault="00000000" w:rsidRPr="00000000" w14:paraId="00000024">
      <w:pPr>
        <w:spacing w:after="0" w:before="0" w:line="324.00000000000006" w:lineRule="auto"/>
        <w:ind w:left="0" w:right="80" w:firstLine="720"/>
        <w:rPr>
          <w:color w:val="303030"/>
          <w:highlight w:val="white"/>
        </w:rPr>
      </w:pPr>
      <w:r>
        <w:rPr>
          <w:color w:val="303030"/>
          <w:highlight w:val="white"/>
          <w:rtl w:val="0"/>
        </w:rPr>
        <w:t xml:space="preserve">Named Entity Recognition (NER) is considered the </w:t>
      </w:r>
      <w:r>
        <w:rPr>
          <w:b w:val="1"/>
          <w:bCs w:val="1"/>
          <w:color w:val="303030"/>
          <w:highlight w:val="white"/>
          <w:rtl w:val="0"/>
        </w:rPr>
        <w:t xml:space="preserve">"cornerstone"</w:t>
      </w:r>
      <w:r>
        <w:rPr>
          <w:color w:val="303030"/>
          <w:highlight w:val="white"/>
          <w:rtl w:val="0"/>
        </w:rPr>
        <w:t xml:space="preserve"> for information extraction, specifically for identifying location entities within unstructured text. </w:t>
      </w:r>
      <w:r>
        <w:rPr>
          <w:b w:val="1"/>
          <w:bCs w:val="1"/>
          <w:color w:val="303030"/>
          <w:highlight w:val="white"/>
          <w:rtl w:val="0"/>
        </w:rPr>
        <w:t xml:space="preserve">Basra Jehangir et al.</w:t>
      </w:r>
      <w:r>
        <w:rPr>
          <w:color w:val="303030"/>
          <w:highlight w:val="white"/>
          <w:rtl w:val="0"/>
        </w:rPr>
        <w:t xml:space="preserve"> [ASurveyOn] highlight that NER is a crucial step for identifying appropriate entities to assist subsequent NLP activities. In a comprehensive review, </w:t>
      </w:r>
      <w:r>
        <w:rPr>
          <w:b w:val="1"/>
          <w:bCs w:val="1"/>
          <w:color w:val="303030"/>
          <w:highlight w:val="white"/>
          <w:rtl w:val="0"/>
        </w:rPr>
        <w:t xml:space="preserve">Wei Liang Seow et al. </w:t>
      </w:r>
      <w:r>
        <w:rPr>
          <w:color w:val="303030"/>
          <w:highlight w:val="white"/>
          <w:rtl w:val="0"/>
        </w:rPr>
        <w:t xml:space="preserve">[AReviewof] detail the methodology's transition from </w:t>
      </w:r>
      <w:r>
        <w:rPr>
          <w:b w:val="1"/>
          <w:bCs w:val="1"/>
          <w:color w:val="303030"/>
          <w:highlight w:val="white"/>
          <w:rtl w:val="0"/>
        </w:rPr>
        <w:t xml:space="preserve">rule-based strategies</w:t>
      </w:r>
      <w:r>
        <w:rPr>
          <w:color w:val="303030"/>
          <w:highlight w:val="white"/>
          <w:rtl w:val="0"/>
        </w:rPr>
        <w:t xml:space="preserve"> to more flexible </w:t>
      </w:r>
      <w:r>
        <w:rPr>
          <w:b w:val="1"/>
          <w:bCs w:val="1"/>
          <w:color w:val="303030"/>
          <w:highlight w:val="white"/>
          <w:rtl w:val="0"/>
        </w:rPr>
        <w:t xml:space="preserve">statistical and neural models</w:t>
      </w:r>
      <w:r>
        <w:rPr>
          <w:color w:val="303030"/>
          <w:highlight w:val="white"/>
          <w:rtl w:val="0"/>
        </w:rPr>
        <w:t xml:space="preserve">, though they note that handcrafted rules often remain rigid and fail to generalize well.</w:t>
      </w:r>
    </w:p>
    <w:p w:rsidR="00000000" w:rsidDel="00000000" w:rsidP="00000000" w:rsidRDefault="00000000" w:rsidRPr="00000000" w14:paraId="00000025">
      <w:pPr>
        <w:spacing w:after="0" w:before="0" w:line="324.00000000000006" w:lineRule="auto"/>
        <w:ind w:left="0" w:right="80" w:firstLine="720"/>
        <w:rPr>
          <w:color w:val="303030"/>
          <w:highlight w:val="white"/>
        </w:rPr>
      </w:pPr>
      <w:r>
        <w:rPr>
          <w:color w:val="303030"/>
          <w:highlight w:val="white"/>
          <w:rtl w:val="0"/>
        </w:rPr>
        <w:t xml:space="preserve">Address parsing specifically extends the NER task by decomposing raw location strings into structured hierarchical components. </w:t>
      </w:r>
      <w:r>
        <w:rPr>
          <w:b w:val="1"/>
          <w:bCs w:val="1"/>
          <w:color w:val="303030"/>
          <w:highlight w:val="white"/>
          <w:rtl w:val="0"/>
        </w:rPr>
        <w:t xml:space="preserve">Beauchemin and Yassine</w:t>
      </w:r>
      <w:r>
        <w:rPr>
          <w:color w:val="303030"/>
          <w:highlight w:val="white"/>
          <w:rtl w:val="0"/>
        </w:rPr>
        <w:t xml:space="preserve"> introduced the </w:t>
      </w:r>
      <w:r>
        <w:rPr>
          <w:b w:val="1"/>
          <w:bCs w:val="1"/>
          <w:color w:val="303030"/>
          <w:highlight w:val="white"/>
          <w:rtl w:val="0"/>
        </w:rPr>
        <w:t xml:space="preserve">Deepparse</w:t>
      </w:r>
      <w:r>
        <w:rPr>
          <w:color w:val="303030"/>
          <w:highlight w:val="white"/>
          <w:rtl w:val="0"/>
        </w:rPr>
        <w:t xml:space="preserve"> project [Deepparse], an open-source library that leverages Seq2Seq bidirectional-LSTM architectures for multinational address parsing. In the context of Chinese addresses, </w:t>
      </w:r>
      <w:r>
        <w:rPr>
          <w:b w:val="1"/>
          <w:bCs w:val="1"/>
          <w:color w:val="303030"/>
          <w:highlight w:val="white"/>
          <w:rtl w:val="0"/>
        </w:rPr>
        <w:t xml:space="preserve">Liuchang Xu et al.</w:t>
      </w:r>
      <w:r>
        <w:rPr>
          <w:color w:val="303030"/>
          <w:highlight w:val="white"/>
          <w:rtl w:val="0"/>
        </w:rPr>
        <w:t xml:space="preserve"> developed the </w:t>
      </w:r>
      <w:r>
        <w:rPr>
          <w:b w:val="1"/>
          <w:bCs w:val="1"/>
          <w:color w:val="303030"/>
          <w:highlight w:val="white"/>
          <w:rtl w:val="0"/>
        </w:rPr>
        <w:t xml:space="preserve">GSAM (Geospatial-Semantic Address Model) </w:t>
      </w:r>
      <w:r>
        <w:rPr>
          <w:color w:val="303030"/>
          <w:highlight w:val="white"/>
          <w:rtl w:val="0"/>
        </w:rPr>
        <w:t xml:space="preserve">[GSAM], which utilizes BERT to learn semantic representations fused with geospatial features. Similarly, </w:t>
      </w:r>
      <w:r>
        <w:rPr>
          <w:b w:val="1"/>
          <w:bCs w:val="1"/>
          <w:color w:val="303030"/>
          <w:highlight w:val="white"/>
          <w:rtl w:val="0"/>
        </w:rPr>
        <w:t xml:space="preserve">Singhal et al.</w:t>
      </w:r>
      <w:r>
        <w:rPr>
          <w:color w:val="303030"/>
          <w:highlight w:val="white"/>
          <w:rtl w:val="0"/>
        </w:rPr>
        <w:t xml:space="preserve"> proposed the </w:t>
      </w:r>
      <w:r>
        <w:rPr>
          <w:b w:val="1"/>
          <w:bCs w:val="1"/>
          <w:color w:val="303030"/>
          <w:highlight w:val="white"/>
          <w:rtl w:val="0"/>
        </w:rPr>
        <w:t xml:space="preserve">GeoIndia</w:t>
      </w:r>
      <w:r>
        <w:rPr>
          <w:color w:val="303030"/>
          <w:highlight w:val="white"/>
          <w:rtl w:val="0"/>
        </w:rPr>
        <w:t xml:space="preserve"> framework [GeoIndia], which addresses the lack of standardization in Indian addresses through hierarchical cell prediction.</w:t>
      </w:r>
    </w:p>
    <w:p w:rsidR="00000000" w:rsidDel="00000000" w:rsidP="00000000" w:rsidRDefault="00000000" w:rsidRPr="00000000" w14:paraId="00000026">
      <w:pPr>
        <w:spacing w:after="0" w:before="0" w:line="324.00000000000006" w:lineRule="auto"/>
        <w:ind w:left="0" w:right="80" w:firstLine="0"/>
        <w:rPr>
          <w:b w:val="1"/>
          <w:bCs w:val="1"/>
          <w:color w:val="303030"/>
          <w:highlight w:val="white"/>
        </w:rPr>
      </w:pPr>
      <w:r>
        <w:rPr>
          <w:rtl w:val="0"/>
        </w:rPr>
      </w:r>
    </w:p>
    <w:p w:rsidR="00000000" w:rsidDel="00000000" w:rsidP="00000000" w:rsidRDefault="00000000" w:rsidRPr="00000000" w14:paraId="00000027">
      <w:pPr>
        <w:spacing w:after="0" w:before="0" w:line="324.00000000000006" w:lineRule="auto"/>
        <w:ind w:left="0" w:right="80" w:firstLine="0"/>
        <w:rPr>
          <w:color w:val="303030"/>
          <w:highlight w:val="white"/>
        </w:rPr>
      </w:pPr>
      <w:r>
        <w:rPr>
          <w:b w:val="1"/>
          <w:bCs w:val="1"/>
          <w:color w:val="303030"/>
          <w:highlight w:val="white"/>
          <w:rtl w:val="0"/>
        </w:rPr>
        <w:t xml:space="preserve">2.2 Large Language Models and Geospatial RAG</w:t>
      </w:r>
      <w:r>
        <w:rPr>
          <w:rtl w:val="0"/>
        </w:rPr>
      </w:r>
    </w:p>
    <w:p w:rsidR="00000000" w:rsidDel="00000000" w:rsidP="00000000" w:rsidRDefault="00000000" w:rsidRPr="00000000" w14:paraId="00000028">
      <w:pPr>
        <w:spacing w:after="0" w:before="0" w:line="324.00000000000006" w:lineRule="auto"/>
        <w:ind w:left="0" w:right="80" w:firstLine="720"/>
        <w:rPr>
          <w:color w:val="303030"/>
          <w:highlight w:val="white"/>
        </w:rPr>
      </w:pPr>
      <w:r>
        <w:rPr>
          <w:color w:val="303030"/>
          <w:highlight w:val="white"/>
          <w:rtl w:val="0"/>
        </w:rPr>
        <w:t xml:space="preserve">The emergence of Large Language Models (LLMs) has introduced generative information extraction, enabling few-shot learning for complex geospatial tasks. </w:t>
      </w:r>
      <w:r>
        <w:rPr>
          <w:b w:val="1"/>
          <w:bCs w:val="1"/>
          <w:color w:val="303030"/>
          <w:highlight w:val="white"/>
          <w:rtl w:val="0"/>
        </w:rPr>
        <w:t xml:space="preserve">Qinchen Yang et al.</w:t>
      </w:r>
      <w:r>
        <w:rPr>
          <w:color w:val="303030"/>
          <w:highlight w:val="white"/>
          <w:rtl w:val="0"/>
        </w:rPr>
        <w:t xml:space="preserve"> developed the </w:t>
      </w:r>
      <w:r>
        <w:rPr>
          <w:b w:val="1"/>
          <w:bCs w:val="1"/>
          <w:color w:val="303030"/>
          <w:highlight w:val="white"/>
          <w:rtl w:val="0"/>
        </w:rPr>
        <w:t xml:space="preserve">AddrLLM</w:t>
      </w:r>
      <w:r>
        <w:rPr>
          <w:color w:val="303030"/>
          <w:highlight w:val="white"/>
          <w:rtl w:val="0"/>
        </w:rPr>
        <w:t xml:space="preserve"> framework [AddrLLM] that uses </w:t>
      </w:r>
      <w:r>
        <w:rPr>
          <w:b w:val="1"/>
          <w:bCs w:val="1"/>
          <w:color w:val="303030"/>
          <w:highlight w:val="white"/>
          <w:rtl w:val="0"/>
        </w:rPr>
        <w:t xml:space="preserve">Retrieval-Augmented Generation (RAG)</w:t>
      </w:r>
      <w:r>
        <w:rPr>
          <w:color w:val="303030"/>
          <w:highlight w:val="white"/>
          <w:rtl w:val="0"/>
        </w:rPr>
        <w:t xml:space="preserve"> to rectify "abnormal" addresses by fetching external spatial context from nationwide logistics data.</w:t>
      </w:r>
      <w:ins w:id="103" w:author="Claude" w:date="2026-05-17T00:00:00Z">
        <w:r>
          <w:rPr>
            <w:color w:val="303030"/>
            <w:highlight w:val="white"/>
            <w:rtl w:val="0"/>
          </w:rPr>
          <w:t xml:space="preserve"> AddrLLM represents the nearest structural analog to the present work, applying supervised fine-tuning combined with semantic retrieval for address rewriting in the Chinese logistics domain. However, AddrLLM operates under the assumption of a complete, internally consistent administrative reference — a condition that does not hold for the Jakarta context, where the authoritative database is itself incomplete. Our work extends this paradigm to account for rumpang data, and the design response to that incompleteness (the null-honesty principle and per-field confidence states) constitutes a contribution orthogonal to AddrLLM’s semantic retrieval strategy.</w:t>
        </w:r>
      </w:ins>
    </w:p>
    <w:p w:rsidR="00000000" w:rsidDel="00000000" w:rsidP="00000000" w:rsidRDefault="00000000" w:rsidRPr="00000000" w14:paraId="00000029">
      <w:pPr>
        <w:spacing w:after="0" w:before="0" w:line="324.00000000000006" w:lineRule="auto"/>
        <w:ind w:left="0" w:right="80" w:firstLine="720"/>
        <w:rPr>
          <w:color w:val="303030"/>
          <w:highlight w:val="white"/>
        </w:rPr>
      </w:pPr>
      <w:r>
        <w:rPr>
          <w:color w:val="303030"/>
          <w:highlight w:val="white"/>
          <w:rtl w:val="0"/>
        </w:rPr>
        <w:t xml:space="preserve">Research by </w:t>
      </w:r>
      <w:r>
        <w:rPr>
          <w:b w:val="1"/>
          <w:bCs w:val="1"/>
          <w:color w:val="303030"/>
          <w:highlight w:val="white"/>
          <w:rtl w:val="0"/>
        </w:rPr>
        <w:t xml:space="preserve">Yingjie Hu et al.</w:t>
      </w:r>
      <w:r>
        <w:rPr>
          <w:color w:val="303030"/>
          <w:highlight w:val="white"/>
          <w:rtl w:val="0"/>
        </w:rPr>
        <w:t xml:space="preserve"> on geo-knowledge-guided GPT models (such as ChatGPT and GPT-4) demonstrates that fusing location-description knowledge into prompts significantly improves extraction accuracy from social media [GeoKnowledge]. Furthermore, </w:t>
      </w:r>
      <w:r>
        <w:rPr>
          <w:b w:val="1"/>
          <w:bCs w:val="1"/>
          <w:color w:val="303030"/>
          <w:highlight w:val="white"/>
          <w:rtl w:val="0"/>
        </w:rPr>
        <w:t xml:space="preserve">Naveen et al.</w:t>
      </w:r>
      <w:r>
        <w:rPr>
          <w:color w:val="303030"/>
          <w:highlight w:val="white"/>
          <w:rtl w:val="0"/>
        </w:rPr>
        <w:t xml:space="preserve"> introduced </w:t>
      </w:r>
      <w:r>
        <w:rPr>
          <w:b w:val="1"/>
          <w:bCs w:val="1"/>
          <w:color w:val="303030"/>
          <w:highlight w:val="white"/>
          <w:rtl w:val="0"/>
        </w:rPr>
        <w:t xml:space="preserve">GeoNLU </w:t>
      </w:r>
      <w:r>
        <w:rPr>
          <w:color w:val="303030"/>
          <w:highlight w:val="white"/>
          <w:rtl w:val="0"/>
        </w:rPr>
        <w:t xml:space="preserve">[GeoNLU], a framework designed to bridge the gap between natural language and spatial data infrastructures (SDIs) to enable seamless geospatial querying. Despite these capabilities, </w:t>
      </w:r>
      <w:r>
        <w:rPr>
          <w:b w:val="1"/>
          <w:bCs w:val="1"/>
          <w:color w:val="303030"/>
          <w:highlight w:val="white"/>
          <w:rtl w:val="0"/>
        </w:rPr>
        <w:t xml:space="preserve">Hammami et al </w:t>
      </w:r>
      <w:r>
        <w:rPr>
          <w:color w:val="303030"/>
          <w:highlight w:val="white"/>
          <w:rtl w:val="0"/>
        </w:rPr>
        <w:t xml:space="preserve">[FightingWith]</w:t>
      </w:r>
      <w:r>
        <w:rPr>
          <w:b w:val="1"/>
          <w:bCs w:val="1"/>
          <w:color w:val="303030"/>
          <w:highlight w:val="white"/>
          <w:rtl w:val="0"/>
        </w:rPr>
        <w:t xml:space="preserve">.</w:t>
      </w:r>
      <w:r>
        <w:rPr>
          <w:color w:val="303030"/>
          <w:highlight w:val="white"/>
          <w:rtl w:val="0"/>
        </w:rPr>
        <w:t xml:space="preserve"> warn that generative LLMs are still prone to </w:t>
      </w:r>
      <w:r>
        <w:rPr>
          <w:b w:val="1"/>
          <w:bCs w:val="1"/>
          <w:color w:val="303030"/>
          <w:highlight w:val="white"/>
          <w:rtl w:val="0"/>
        </w:rPr>
        <w:t xml:space="preserve">hallucinations</w:t>
      </w:r>
      <w:r>
        <w:rPr>
          <w:color w:val="303030"/>
          <w:highlight w:val="white"/>
          <w:rtl w:val="0"/>
        </w:rPr>
        <w:t xml:space="preserve">, where they create nonexistent address tags not present in the original input.</w:t>
      </w:r>
    </w:p>
    <w:p w:rsidR="00000000" w:rsidDel="00000000" w:rsidP="00000000" w:rsidRDefault="00000000" w:rsidRPr="00000000" w14:paraId="0000002A">
      <w:pPr>
        <w:spacing w:after="0" w:before="0" w:line="324.00000000000006" w:lineRule="auto"/>
        <w:ind w:left="0" w:right="80" w:firstLine="720"/>
        <w:rPr>
          <w:color w:val="303030"/>
          <w:highlight w:val="white"/>
        </w:rPr>
      </w:pPr>
      <w:r>
        <w:rPr>
          <w:rtl w:val="0"/>
        </w:rPr>
      </w:r>
    </w:p>
    <w:p w:rsidR="00000000" w:rsidDel="00000000" w:rsidP="00000000" w:rsidRDefault="00000000" w:rsidRPr="00000000" w14:paraId="0000002B">
      <w:pPr>
        <w:spacing w:after="0" w:before="0" w:line="324.00000000000006" w:lineRule="auto"/>
        <w:ind w:left="0" w:right="80" w:firstLine="0"/>
        <w:rPr>
          <w:color w:val="303030"/>
          <w:highlight w:val="white"/>
        </w:rPr>
      </w:pPr>
      <w:r>
        <w:rPr>
          <w:color w:val="303030"/>
          <w:highlight w:val="white"/>
          <w:rtl w:val="0"/>
        </w:rPr>
        <w:t xml:space="preserve">—</w:t>
      </w:r>
    </w:p>
    <w:p w:rsidR="00000000" w:rsidDel="00000000" w:rsidP="00000000" w:rsidRDefault="00000000" w:rsidRPr="00000000" w14:paraId="0000002C">
      <w:pPr>
        <w:spacing w:after="0" w:before="0" w:line="324.00000000000006" w:lineRule="auto"/>
        <w:ind w:left="0" w:right="80" w:firstLine="720"/>
        <w:rPr>
          <w:color w:val="303030"/>
          <w:highlight w:val="white"/>
        </w:rPr>
      </w:pPr>
      <w:r>
        <w:rPr>
          <w:rtl w:val="0"/>
        </w:rPr>
      </w:r>
    </w:p>
    <w:p w:rsidR="00000000" w:rsidDel="00000000" w:rsidP="00000000" w:rsidRDefault="00000000" w:rsidRPr="00000000" w14:paraId="0000002D">
      <w:pPr>
        <w:spacing w:after="0" w:before="0" w:line="324.00000000000006" w:lineRule="auto"/>
        <w:ind w:left="0" w:right="80" w:firstLine="0"/>
        <w:rPr>
          <w:color w:val="303030"/>
          <w:highlight w:val="white"/>
        </w:rPr>
      </w:pPr>
      <w:r>
        <w:rPr>
          <w:b w:val="1"/>
          <w:bCs w:val="1"/>
          <w:color w:val="303030"/>
          <w:highlight w:val="white"/>
          <w:rtl w:val="0"/>
        </w:rPr>
        <w:t xml:space="preserve">2.3 Efficiency through SLMs and Knowledge Distillation </w:t>
      </w:r>
      <w:r>
        <w:rPr>
          <w:rtl w:val="0"/>
        </w:rPr>
      </w:r>
    </w:p>
    <w:p w:rsidR="00000000" w:rsidDel="00000000" w:rsidP="00000000" w:rsidRDefault="00000000" w:rsidRPr="00000000" w14:paraId="0000002E">
      <w:pPr>
        <w:spacing w:after="0" w:before="0" w:line="324.00000000000006" w:lineRule="auto"/>
        <w:ind w:left="0" w:right="80" w:firstLine="720"/>
        <w:rPr>
          <w:color w:val="303030"/>
          <w:highlight w:val="white"/>
        </w:rPr>
      </w:pPr>
      <w:r>
        <w:rPr>
          <w:color w:val="303030"/>
          <w:highlight w:val="white"/>
          <w:rtl w:val="0"/>
        </w:rPr>
        <w:t xml:space="preserve">The computational overhead of full-scale LLMs has motivated a growing body of research into Small Language Models (SLMs) — models typically ranging from 125M to 8B parameters that target the “sweet spot” between size, speed, and task accuracy [SlimLM]. </w:t>
      </w:r>
      <w:r>
        <w:rPr>
          <w:b w:val="1"/>
          <w:bCs w:val="1"/>
          <w:color w:val="303030"/>
          <w:highlight w:val="white"/>
          <w:rtl w:val="0"/>
        </w:rPr>
        <w:t xml:space="preserve">Pham et al.</w:t>
      </w:r>
      <w:r>
        <w:rPr>
          <w:color w:val="303030"/>
          <w:highlight w:val="white"/>
          <w:rtl w:val="0"/>
        </w:rPr>
        <w:t xml:space="preserve"> demonstrate that SLMs achieve near-parity with larger models on document-focused extraction tasks while enabling on-device deployment. The question of whether SLMs are sufficient for structured address extraction — a task requiring both linguistic flexibility and strict output schema adherence — is non-trivial. Ma et al.’s StructuredRAG (2024) finds that a base Llama-3-8B achieves only 71.7% structured JSON accuracy without task-specific fine-tuning, directly motivating the supervised fine-tuning (SFT) approach adopted in this work and providing a quantitative baseline against which the marginal contribution of domain adaptation can be measured.</w:t>
      </w:r>
    </w:p>
    <w:p w:rsidR="00000000" w:rsidDel="00000000" w:rsidP="00000000" w:rsidRDefault="00000000" w:rsidRPr="00000000" w14:paraId="0000002E2">
      <w:pPr>
        <w:spacing w:after="0" w:before="0" w:line="324.00000000000006" w:lineRule="auto"/>
        <w:ind w:left="0" w:right="80" w:firstLine="720"/>
        <w:rPr>
          <w:color w:val="303030"/>
          <w:highlight w:val="white"/>
        </w:rPr>
      </w:pPr>
      <w:r>
        <w:rPr>
          <w:color w:val="303030"/>
          <w:highlight w:val="white"/>
          <w:rtl w:val="0"/>
        </w:rPr>
        <w:t xml:space="preserve">Complementary to the SLM efficiency literature, </w:t>
      </w:r>
      <w:r>
        <w:rPr>
          <w:b w:val="1"/>
          <w:bCs w:val="1"/>
          <w:color w:val="303030"/>
          <w:highlight w:val="white"/>
          <w:rtl w:val="0"/>
        </w:rPr>
        <w:t xml:space="preserve">Hu et al.</w:t>
      </w:r>
      <w:r>
        <w:rPr>
          <w:color w:val="303030"/>
          <w:highlight w:val="white"/>
          <w:rtl w:val="0"/>
        </w:rPr>
        <w:t xml:space="preserve"> (IJGIS, 2024) [HuIJGIS] demonstrate that domain-adapted lightweight LLMs — specifically fine-tuned Mistral-7B and Llama2 variants — outperform both rule-based parsers and general-purpose models on address field extraction when combined with external geocoder validation, directly supporting the two-stage pipeline design of the present work. Critically, however, Hu et al. evaluate their validation stage only against complete external geocoders; they do not characterize behavior when the geocoder has partial coverage. Our work addresses precisely this gap: we evaluate the AdminVerifier under the realistic condition that 30.1% of registered streets lack kelurahan mappings, and report the resulting distribution of Verified, Inferred, and Unverifiable field states as a first-class empirical finding.</w:t>
      </w:r>
    </w:p>
    <w:p w:rsidR="00000000" w:rsidDel="00000000" w:rsidP="00000000" w:rsidRDefault="00000000" w:rsidRPr="00000000" w14:paraId="0000002F">
      <w:pPr>
        <w:spacing w:after="0" w:before="0" w:line="324.00000000000006" w:lineRule="auto"/>
        <w:ind w:left="0" w:right="80" w:firstLine="0"/>
        <w:rPr>
          <w:b w:val="1"/>
          <w:bCs w:val="1"/>
          <w:color w:val="303030"/>
          <w:highlight w:val="white"/>
        </w:rPr>
      </w:pPr>
      <w:r>
        <w:rPr>
          <w:b w:val="1"/>
          <w:bCs w:val="1"/>
          <w:color w:val="303030"/>
          <w:highlight w:val="white"/>
          <w:rtl w:val="0"/>
        </w:rPr>
        <w:t xml:space="preserve">2.4 Indonesian Geospatial Standards and Challenges </w:t>
      </w:r>
    </w:p>
    <w:p w:rsidR="00000000" w:rsidDel="00000000" w:rsidP="00000000" w:rsidRDefault="00000000" w:rsidRPr="00000000" w14:paraId="00000030">
      <w:pPr>
        <w:spacing w:after="0" w:before="0" w:line="324.00000000000006" w:lineRule="auto"/>
        <w:ind w:left="0" w:right="80" w:firstLine="720"/>
        <w:rPr>
          <w:color w:val="303030"/>
          <w:highlight w:val="white"/>
        </w:rPr>
      </w:pPr>
      <w:r>
        <w:rPr>
          <w:color w:val="303030"/>
          <w:highlight w:val="white"/>
          <w:rtl w:val="0"/>
        </w:rPr>
        <w:t xml:space="preserve">Indonesia’s national addressing standard, SNI 9037:2021, specifies a hierarchical structure comprising Provinsi, Kota/Kabupaten, Kecamatan, Kelurahan, RT/RW, street name, house number, and postal code. Despite this formalization, empirical surveys reveal extremely low compliance: field observations in Yogyakarta find that only 3.1% of buildings conform to standardized addressing rules [Surveidan], with common pathologies including shared addresses across multiple structures, non-sequential house numbering, and addresses that conflate multiple administrative boundaries. Jakarta compounds these challenges with its dense informal-settlement (</w:t>
      </w:r>
      <w:r>
        <w:rPr>
          <w:i w:val="1"/>
          <w:iCs w:val="1"/>
          <w:color w:val="303030"/>
          <w:highlight w:val="white"/>
          <w:rtl w:val="0"/>
        </w:rPr>
        <w:t>kampung</w:t>
      </w:r>
      <w:r>
        <w:rPr>
          <w:color w:val="303030"/>
          <w:highlight w:val="white"/>
          <w:rtl w:val="0"/>
        </w:rPr>
        <w:t xml:space="preserve">) topology and high population mobility, resulting in an address ecosystem characterised by multilingual code-switching, systematic abbreviation, and frequent omission of hierarchical components. Standard address locators developed for data-rich environments — such as US-style geocoders — are “not suitable” for this context [Developing] because they assume both input regularity and a complete hierarchical reference that Jakarta simply does not have.</w:t>
      </w:r>
    </w:p>
    <w:p w:rsidR="00000000" w:rsidDel="00000000" w:rsidP="00000000" w:rsidRDefault="00000000" w:rsidRPr="00000000" w14:paraId="00000031">
      <w:pPr>
        <w:spacing w:after="0" w:before="0" w:line="324.00000000000006" w:lineRule="auto"/>
        <w:ind w:left="0" w:right="80" w:firstLine="720"/>
        <w:rPr>
          <w:color w:val="303030"/>
          <w:highlight w:val="white"/>
        </w:rPr>
      </w:pPr>
      <w:r>
        <w:rPr>
          <w:color w:val="303030"/>
          <w:highlight w:val="white"/>
          <w:rtl w:val="0"/>
        </w:rPr>
        <w:t xml:space="preserve">A structural feature of the Jakarta administrative database that distinguishes this work from prior address normalization research is the phenomenon of </w:t>
      </w:r>
      <w:r>
        <w:rPr>
          <w:i w:val="1"/>
          <w:iCs w:val="1"/>
          <w:color w:val="303030"/>
          <w:highlight w:val="white"/>
          <w:rtl w:val="0"/>
        </w:rPr>
        <w:t>rumpang</w:t>
      </w:r>
      <w:r>
        <w:rPr>
          <w:color w:val="303030"/>
          <w:highlight w:val="white"/>
          <w:rtl w:val="0"/>
        </w:rPr>
        <w:t xml:space="preserve"> data — incomplete geographic reference entries in the authoritative sources. Analysis of the Pergub-derived street master database used in this work reveals that 30.1% of registered streets lack kelurahan assignments, 34.2% lack postal code mappings, and 266 landmark entries carry no administrative anchor whatsoever. This incompleteness is not an artefact of data collection; it reflects the genuine state of Jakarta’s official geographic reference infrastructure. Systems designed for data-rich environments, where administrative hierarchies are assumed complete, cannot be directly applied to this context without modification. The present work formalises this constraint through the null-honesty principle and the per-field confidence state schema (Verified / Inferred / Unverifiable), treating rumpang data as a first-class design consideration rather than a limitation to be minimised in the discussion section.</w:t>
      </w:r>
    </w:p>
    <w:p w:rsidR="00000000" w:rsidDel="00000000" w:rsidP="00000000" w:rsidRDefault="00000000" w:rsidRPr="00000000" w14:paraId="00000032">
      <w:pPr>
        <w:spacing w:after="0" w:before="0" w:line="324.00000000000006" w:lineRule="auto"/>
        <w:ind w:left="0" w:right="80" w:firstLine="0"/>
        <w:rPr>
          <w:b w:val="1"/>
          <w:bCs w:val="1"/>
          <w:color w:val="303030"/>
          <w:highlight w:val="white"/>
        </w:rPr>
      </w:pPr>
      <w:r>
        <w:pict>
          <v:rect style="width:0.0pt;height:1.5pt" o:hr="t" o:hrstd="t" o:hralign="center" fillcolor="#A0A0A0" stroked="f"/>
        </w:pict>
      </w:r>
      <w:r>
        <w:rPr>
          <w:rtl w:val="0"/>
        </w:rPr>
      </w:r>
    </w:p>
    <w:p w:rsidR="00000000" w:rsidDel="00000000" w:rsidP="00000000" w:rsidRDefault="00000000" w:rsidRPr="00000000" w14:paraId="00000033">
      <w:pPr>
        <w:spacing w:after="0" w:before="0" w:line="324.00000000000006" w:lineRule="auto"/>
        <w:ind w:left="0" w:right="80" w:firstLine="0"/>
        <w:rPr>
          <w:b w:val="1"/>
          <w:bCs w:val="1"/>
          <w:color w:val="303030"/>
          <w:highlight w:val="white"/>
        </w:rPr>
      </w:pPr>
      <w:r>
        <w:rPr>
          <w:rtl w:val="0"/>
        </w:rPr>
      </w:r>
    </w:p>
    <w:p w:rsidR="00000000" w:rsidDel="00000000" w:rsidP="00000000" w:rsidRDefault="00000000" w:rsidRPr="00000000" w14:paraId="00000034">
      <w:pPr>
        <w:spacing w:after="0" w:before="0" w:line="324.00000000000006" w:lineRule="auto"/>
        <w:ind w:left="0" w:right="80" w:firstLine="0"/>
        <w:rPr>
          <w:b w:val="1"/>
          <w:bCs w:val="1"/>
          <w:color w:val="303030"/>
          <w:highlight w:val="white"/>
        </w:rPr>
      </w:pPr>
      <w:r>
        <w:rPr>
          <w:b w:val="1"/>
          <w:bCs w:val="1"/>
          <w:color w:val="303030"/>
          <w:highlight w:val="white"/>
          <w:rtl w:val="0"/>
        </w:rPr>
        <w:t xml:space="preserve">Google Colab Link</w:t>
      </w:r>
    </w:p>
    <w:p w:rsidR="00000000" w:rsidDel="00000000" w:rsidP="00000000" w:rsidRDefault="00000000" w:rsidRPr="00000000" w14:paraId="00000035">
      <w:pPr>
        <w:numPr>
          <w:ilvl w:val="0"/>
          <w:numId w:val="2"/>
        </w:numPr>
        <w:spacing w:after="0" w:before="0" w:line="324.00000000000006" w:lineRule="auto"/>
        <w:ind w:right="80" w:firstLine="360"/>
        <w:rPr>
          <w:b w:val="1"/>
          <w:bCs w:val="1"/>
          <w:color w:val="303030"/>
          <w:highlight w:val="white"/>
          <w:u w:val="none"/>
        </w:rPr>
      </w:pPr>
      <w:r>
        <w:rPr>
          <w:b w:val="1"/>
          <w:bCs w:val="1"/>
          <w:color w:val="303030"/>
          <w:highlight w:val="white"/>
          <w:rtl w:val="0"/>
        </w:rPr>
        <w:t xml:space="preserve">Proof of Concept Thesis:</w:t>
      </w:r>
      <w:hyperlink r:id="rId30">
        <w:r>
          <w:rPr>
            <w:b w:val="1"/>
            <w:bCs w:val="1"/>
            <w:color w:val="303030"/>
            <w:highlight w:val="white"/>
            <w:rtl w:val="0"/>
          </w:rPr>
          <w:t xml:space="preserve"> </w:t>
        </w:r>
      </w:hyperlink>
      <w:hyperlink r:id="rId31">
        <w:r>
          <w:rPr>
            <w:b w:val="1"/>
            <w:bCs w:val="1"/>
            <w:color w:val="303030"/>
            <w:highlight w:val="white"/>
          </w:rPr>
          <w:drawing>
            <wp:inline distB="114300" distT="114300" distL="114300" distR="114300">
              <wp:extent cx="165100" cy="165100"/>
              <wp:effectExtent b="0" l="0" r="0" t="0"/>
              <wp:docPr id="1"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165100" cy="165100"/>
                      </a:xfrm>
                      <a:prstGeom prst="rect"/>
                      <a:ln/>
                    </pic:spPr>
                  </pic:pic>
                </a:graphicData>
              </a:graphic>
            </wp:inline>
          </w:drawing>
        </w:r>
      </w:hyperlink>
      <w:hyperlink r:id="rId33">
        <w:r>
          <w:rPr>
            <w:color w:val="1155cc"/>
            <w:highlight w:val="white"/>
            <w:u w:val="single"/>
            <w:rtl w:val="0"/>
          </w:rPr>
          <w:t xml:space="preserve">Google Colab</w:t>
        </w:r>
      </w:hyperlink>
      <w:r>
        <w:rPr>
          <w:b w:val="1"/>
          <w:bCs w:val="1"/>
          <w:color w:val="303030"/>
          <w:highlight w:val="white"/>
          <w:rtl w:val="0"/>
        </w:rPr>
        <w:t xml:space="preserve"> </w:t>
      </w:r>
    </w:p>
    <w:p w:rsidR="00000000" w:rsidDel="00000000" w:rsidP="00000000" w:rsidRDefault="00000000" w:rsidRPr="00000000" w14:paraId="00000036">
      <w:pPr>
        <w:numPr>
          <w:ilvl w:val="0"/>
          <w:numId w:val="2"/>
        </w:numPr>
        <w:spacing w:after="0" w:before="0" w:line="324.00000000000006" w:lineRule="auto"/>
        <w:ind w:right="80" w:firstLine="360"/>
        <w:rPr>
          <w:b w:val="1"/>
          <w:bCs w:val="1"/>
          <w:color w:val="303030"/>
          <w:highlight w:val="white"/>
          <w:u w:val="none"/>
        </w:rPr>
      </w:pPr>
      <w:r>
        <w:rPr>
          <w:b w:val="1"/>
          <w:bCs w:val="1"/>
          <w:color w:val="303030"/>
          <w:highlight w:val="white"/>
          <w:rtl w:val="0"/>
        </w:rPr>
        <w:t xml:space="preserve">Generate Data:</w:t>
      </w:r>
      <w:hyperlink r:id="rId34">
        <w:r>
          <w:rPr>
            <w:b w:val="1"/>
            <w:bCs w:val="1"/>
            <w:color w:val="303030"/>
            <w:highlight w:val="white"/>
            <w:rtl w:val="0"/>
          </w:rPr>
          <w:t xml:space="preserve"> </w:t>
        </w:r>
      </w:hyperlink>
      <w:hyperlink r:id="rId35">
        <w:r>
          <w:rPr>
            <w:b w:val="1"/>
            <w:bCs w:val="1"/>
            <w:color w:val="303030"/>
            <w:highlight w:val="white"/>
          </w:rPr>
          <w:drawing>
            <wp:inline distB="114300" distT="114300" distL="114300" distR="114300">
              <wp:extent cx="165100" cy="165100"/>
              <wp:effectExtent b="0" l="0" r="0" t="0"/>
              <wp:docPr id="2"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165100" cy="165100"/>
                      </a:xfrm>
                      <a:prstGeom prst="rect"/>
                      <a:ln/>
                    </pic:spPr>
                  </pic:pic>
                </a:graphicData>
              </a:graphic>
            </wp:inline>
          </w:drawing>
        </w:r>
      </w:hyperlink>
      <w:hyperlink r:id="rId36">
        <w:r>
          <w:rPr>
            <w:color w:val="1155cc"/>
            <w:highlight w:val="white"/>
            <w:u w:val="single"/>
            <w:rtl w:val="0"/>
          </w:rPr>
          <w:t xml:space="preserve">Google Colab</w:t>
        </w:r>
      </w:hyperlink>
      <w:r>
        <w:rPr>
          <w:b w:val="1"/>
          <w:bCs w:val="1"/>
          <w:color w:val="303030"/>
          <w:highlight w:val="white"/>
          <w:rtl w:val="0"/>
        </w:rPr>
        <w:t xml:space="preserve">​ </w:t>
      </w:r>
    </w:p>
    <w:p w:rsidR="00000000" w:rsidDel="00000000" w:rsidP="00000000" w:rsidRDefault="00000000" w:rsidRPr="00000000" w14:paraId="00000037">
      <w:pPr>
        <w:spacing w:after="0" w:before="0" w:line="324.00000000000006" w:lineRule="auto"/>
        <w:ind w:left="0" w:right="80" w:firstLine="0"/>
        <w:rPr>
          <w:b w:val="1"/>
          <w:bCs w:val="1"/>
          <w:color w:val="303030"/>
          <w:highlight w:val="white"/>
        </w:rPr>
      </w:pPr>
      <w:r>
        <w:rPr>
          <w:b w:val="1"/>
          <w:bCs w:val="1"/>
          <w:color w:val="303030"/>
          <w:highlight w:val="white"/>
          <w:rtl w:val="0"/>
        </w:rPr>
        <w:t xml:space="preserve">Dataset</w:t>
      </w:r>
    </w:p>
    <w:p w:rsidR="00000000" w:rsidDel="00000000" w:rsidP="00000000" w:rsidRDefault="00000000" w:rsidRPr="00000000" w14:paraId="00000038">
      <w:pPr>
        <w:numPr>
          <w:ilvl w:val="0"/>
          <w:numId w:val="1"/>
        </w:numPr>
        <w:spacing w:after="0" w:before="0" w:line="324.00000000000006" w:lineRule="auto"/>
        <w:ind w:right="80" w:firstLine="360"/>
        <w:rPr>
          <w:b w:val="1"/>
          <w:bCs w:val="1"/>
          <w:color w:val="303030"/>
          <w:highlight w:val="white"/>
          <w:u w:val="none"/>
        </w:rPr>
      </w:pPr>
      <w:hyperlink r:id="rId37">
        <w:r>
          <w:rPr>
            <w:b w:val="1"/>
            <w:bCs w:val="1"/>
            <w:color w:val="1155cc"/>
            <w:highlight w:val="white"/>
            <w:u w:val="single"/>
            <w:rtl w:val="0"/>
          </w:rPr>
          <w:t xml:space="preserve">https://kodepos.co.id/kode-pos</w:t>
        </w:r>
      </w:hyperlink>
      <w:r>
        <w:rPr>
          <w:b w:val="1"/>
          <w:bCs w:val="1"/>
          <w:color w:val="303030"/>
          <w:highlight w:val="white"/>
          <w:rtl w:val="0"/>
        </w:rPr>
        <w:t xml:space="preserve"> </w:t>
      </w:r>
    </w:p>
    <w:p w:rsidR="00000000" w:rsidDel="00000000" w:rsidP="00000000" w:rsidRDefault="00000000" w:rsidRPr="00000000" w14:paraId="00000039">
      <w:pPr>
        <w:numPr>
          <w:ilvl w:val="0"/>
          <w:numId w:val="1"/>
        </w:numPr>
        <w:spacing w:after="0" w:before="0" w:line="324.00000000000006" w:lineRule="auto"/>
        <w:ind w:right="80" w:firstLine="360"/>
        <w:rPr>
          <w:b w:val="1"/>
          <w:bCs w:val="1"/>
          <w:color w:val="303030"/>
          <w:highlight w:val="white"/>
        </w:rPr>
      </w:pPr>
      <w:hyperlink r:id="rId38">
        <w:r>
          <w:rPr>
            <w:b w:val="1"/>
            <w:bCs w:val="1"/>
            <w:color w:val="1155cc"/>
            <w:highlight w:val="white"/>
            <w:u w:val="single"/>
            <w:rtl w:val="0"/>
          </w:rPr>
          <w:t xml:space="preserve">https://jdih.jakarta.go.id/dokumen/detail/10793/peraturan-gubernur-nomor-261-tahun-2015-tentang-penetapan-nama-jalan-pada-masing-masing-klas-jalan-sebagai-dasar-penghitungan-pajak-reklame</w:t>
        </w:r>
      </w:hyperlink>
      <w:r>
        <w:rPr>
          <w:b w:val="1"/>
          <w:bCs w:val="1"/>
          <w:color w:val="303030"/>
          <w:highlight w:val="white"/>
          <w:rtl w:val="0"/>
        </w:rPr>
        <w:t xml:space="preserve"> </w:t>
      </w:r>
    </w:p>
    <w:p w:rsidR="00000000" w:rsidDel="00000000" w:rsidP="00000000" w:rsidRDefault="00000000" w:rsidRPr="00000000" w14:paraId="0000003A">
      <w:pPr>
        <w:spacing w:after="0" w:before="0" w:line="324.00000000000006" w:lineRule="auto"/>
        <w:ind w:left="0" w:right="80" w:firstLine="0"/>
        <w:rPr>
          <w:b w:val="1"/>
          <w:bCs w:val="1"/>
          <w:color w:val="303030"/>
          <w:highlight w:val="white"/>
        </w:rPr>
      </w:pPr>
      <w:r>
        <w:rPr>
          <w:rtl w:val="0"/>
        </w:rPr>
      </w:r>
    </w:p>
    <w:p w:rsidR="00000000" w:rsidDel="00000000" w:rsidP="00000000" w:rsidRDefault="00000000" w:rsidRPr="00000000" w14:paraId="0000003B">
      <w:pPr>
        <w:spacing w:after="0" w:before="0" w:line="324.00000000000006" w:lineRule="auto"/>
        <w:ind w:left="0" w:right="80" w:firstLine="720"/>
        <w:rPr>
          <w:color w:val="303030"/>
          <w:highlight w:val="white"/>
        </w:rPr>
      </w:pPr>
      <w:r>
        <w:rPr>
          <w:rtl w:val="0"/>
        </w:rPr>
      </w:r>
    </w:p>
    <w:p w:rsidR="00000000" w:rsidDel="00000000" w:rsidP="00000000" w:rsidRDefault="00000000" w:rsidRPr="00000000" w14:paraId="0000003C">
      <w:pPr>
        <w:spacing w:after="0" w:before="0" w:line="324.00000000000006" w:lineRule="auto"/>
        <w:ind w:left="0" w:right="80" w:firstLine="720"/>
        <w:rPr>
          <w:color w:val="303030"/>
          <w:highlight w:val="white"/>
        </w:rPr>
      </w:pPr>
      <w:r>
        <w:rPr>
          <w:rtl w:val="0"/>
        </w:rPr>
      </w:r>
    </w:p>
    <w:p w:rsidR="00000000" w:rsidDel="00000000" w:rsidP="00000000" w:rsidRDefault="00000000" w:rsidRPr="00000000" w14:paraId="0000003D">
      <w:pPr>
        <w:ind w:left="0" w:firstLine="0"/>
        <w:rPr/>
      </w:pPr>
      <w:r>
        <w:rPr>
          <w:rtl w:val="0"/>
        </w:rPr>
      </w:r>
    </w:p>
    <w:p w:rsidR="00000000" w:rsidDel="00000000" w:rsidP="00000000" w:rsidRDefault="00000000" w:rsidRPr="00000000" w14:paraId="0000003E">
      <w:pPr>
        <w:ind w:left="0" w:firstLine="0"/>
        <w:rPr/>
      </w:pPr>
      <w:r>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D"/>
      </w:rPr>
    </w:rPrDefault>
    <w:pPrDefault>
      <w:pPr>
        <w:spacing w:after="240" w:before="240" w:line="276" w:lineRule="auto"/>
        <w:ind w:left="720"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0" w:line="360" w:lineRule="auto"/>
      <w:jc w:val="both"/>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80" w:before="360" w:line="276" w:lineRule="auto"/>
      <w:ind w:left="720" w:firstLine="0"/>
    </w:pPr>
    <w:rPr>
      <w:rFonts w:ascii="Times New Roman" w:cs="Times New Roman" w:eastAsia="Times New Roman" w:hAnsi="Times New Roman"/>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Relationships xmlns="http://schemas.openxmlformats.org/package/2006/relationships"><Relationship Id="rId20" Type="http://schemas.openxmlformats.org/officeDocument/2006/relationships/hyperlink" Target="https://doi.org/10.1007/s10462-025-11321-8" TargetMode="External"/><Relationship Id="rId22" Type="http://schemas.openxmlformats.org/officeDocument/2006/relationships/hyperlink" Target="https://doi.org/10.18653/v1/2023.nlposs-1.3" TargetMode="External"/><Relationship Id="rId21" Type="http://schemas.openxmlformats.org/officeDocument/2006/relationships/hyperlink" Target="https://doi.org/10.1007/s10462-025-11321-8" TargetMode="External"/><Relationship Id="rId24" Type="http://schemas.openxmlformats.org/officeDocument/2006/relationships/hyperlink" Target="https://doi.org/10.1016/j.compenvurbsys.2020.101473" TargetMode="External"/><Relationship Id="rId23" Type="http://schemas.openxmlformats.org/officeDocument/2006/relationships/hyperlink" Target="https://doi.org/10.18653/v1/2023.nlposs-1.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5109/6792811" TargetMode="External"/><Relationship Id="rId26" Type="http://schemas.openxmlformats.org/officeDocument/2006/relationships/hyperlink" Target="https://doi.org/10.18653/v1/2024.emnlp-industry.29" TargetMode="External"/><Relationship Id="rId25" Type="http://schemas.openxmlformats.org/officeDocument/2006/relationships/hyperlink" Target="https://doi.org/10.1016/j.compenvurbsys.2020.101473" TargetMode="External"/><Relationship Id="rId28" Type="http://schemas.openxmlformats.org/officeDocument/2006/relationships/hyperlink" Target="https://doi.org/10.1016/j.aej.2023.12.027" TargetMode="External"/><Relationship Id="rId27" Type="http://schemas.openxmlformats.org/officeDocument/2006/relationships/hyperlink" Target="https://doi.org/10.18653/v1/2024.emnlp-industry.29" TargetMode="External"/><Relationship Id="rId5" Type="http://schemas.openxmlformats.org/officeDocument/2006/relationships/styles" Target="styles.xml"/><Relationship Id="rId6" Type="http://schemas.openxmlformats.org/officeDocument/2006/relationships/hyperlink" Target="https://doi.org/10.48550/arXiv.2411.13584" TargetMode="External"/><Relationship Id="rId29" Type="http://schemas.openxmlformats.org/officeDocument/2006/relationships/hyperlink" Target="https://doi.org/10.1016/j.aej.2023.12.027" TargetMode="External"/><Relationship Id="rId7" Type="http://schemas.openxmlformats.org/officeDocument/2006/relationships/hyperlink" Target="https://doi.org/10.48550/arXiv.2411.13584" TargetMode="External"/><Relationship Id="rId8" Type="http://schemas.openxmlformats.org/officeDocument/2006/relationships/hyperlink" Target="https://doi.org/10.5109/6792811" TargetMode="External"/><Relationship Id="rId31" Type="http://schemas.openxmlformats.org/officeDocument/2006/relationships/hyperlink" Target="https://colab.research.google.com/drive/18_1Z6ahP85uCS6JuoqlpIxCAXp8u2wsc?usp=sharing#scrollTo=JJrUyPaIDF6F" TargetMode="External"/><Relationship Id="rId30" Type="http://schemas.openxmlformats.org/officeDocument/2006/relationships/hyperlink" Target="https://colab.research.google.com/drive/18_1Z6ahP85uCS6JuoqlpIxCAXp8u2wsc?usp=sharing#scrollTo=JJrUyPaIDF6F" TargetMode="External"/><Relationship Id="rId11" Type="http://schemas.openxmlformats.org/officeDocument/2006/relationships/hyperlink" Target="https://doi.org/10.1063/1.4958505" TargetMode="External"/><Relationship Id="rId33" Type="http://schemas.openxmlformats.org/officeDocument/2006/relationships/hyperlink" Target="https://colab.research.google.com/drive/18_1Z6ahP85uCS6JuoqlpIxCAXp8u2wsc?usp=sharing#scrollTo=JJrUyPaIDF6F" TargetMode="External"/><Relationship Id="rId10" Type="http://schemas.openxmlformats.org/officeDocument/2006/relationships/hyperlink" Target="https://doi.org/10.1063/1.4958505" TargetMode="External"/><Relationship Id="rId32" Type="http://schemas.openxmlformats.org/officeDocument/2006/relationships/image" Target="media/image1.png"/><Relationship Id="rId13" Type="http://schemas.openxmlformats.org/officeDocument/2006/relationships/hyperlink" Target="https://doi.org/10.22146/jgise.102071" TargetMode="External"/><Relationship Id="rId35" Type="http://schemas.openxmlformats.org/officeDocument/2006/relationships/hyperlink" Target="https://colab.research.google.com/drive/1s-ntGagEhzp9sQwPU-VN9fFi8mFozA-B#scrollTo=4631a099" TargetMode="External"/><Relationship Id="rId12" Type="http://schemas.openxmlformats.org/officeDocument/2006/relationships/hyperlink" Target="https://doi.org/10.22146/jgise.102071" TargetMode="External"/><Relationship Id="rId34" Type="http://schemas.openxmlformats.org/officeDocument/2006/relationships/hyperlink" Target="https://colab.research.google.com/drive/1s-ntGagEhzp9sQwPU-VN9fFi8mFozA-B#scrollTo=4631a099" TargetMode="External"/><Relationship Id="rId15" Type="http://schemas.openxmlformats.org/officeDocument/2006/relationships/hyperlink" Target="https://doi.org/10.48550/arXiv.2404.05632" TargetMode="External"/><Relationship Id="rId37" Type="http://schemas.openxmlformats.org/officeDocument/2006/relationships/hyperlink" Target="https://kodepos.co.id/kode-pos" TargetMode="External"/><Relationship Id="rId14" Type="http://schemas.openxmlformats.org/officeDocument/2006/relationships/hyperlink" Target="https://doi.org/10.48550/arXiv.2404.05632" TargetMode="External"/><Relationship Id="rId36" Type="http://schemas.openxmlformats.org/officeDocument/2006/relationships/hyperlink" Target="https://colab.research.google.com/drive/1s-ntGagEhzp9sQwPU-VN9fFi8mFozA-B#scrollTo=4631a099" TargetMode="External"/><Relationship Id="rId17" Type="http://schemas.openxmlformats.org/officeDocument/2006/relationships/hyperlink" Target="https://doi.org/10.18653/v1/2025.acl-demo.42" TargetMode="External"/><Relationship Id="rId16" Type="http://schemas.openxmlformats.org/officeDocument/2006/relationships/hyperlink" Target="https://doi.org/10.18653/v1/2025.acl-demo.42" TargetMode="External"/><Relationship Id="rId38" Type="http://schemas.openxmlformats.org/officeDocument/2006/relationships/hyperlink" Target="https://jdih.jakarta.go.id/dokumen/detail/10793/peraturan-gubernur-nomor-261-tahun-2015-tentang-penetapan-nama-jalan-pada-masing-masing-klas-jalan-sebagai-dasar-penghitungan-pajak-reklame" TargetMode="External"/><Relationship Id="rId19" Type="http://schemas.openxmlformats.org/officeDocument/2006/relationships/hyperlink" Target="https://doi.org/10.1016/j.nlp.2023.100017" TargetMode="External"/><Relationship Id="rId18" Type="http://schemas.openxmlformats.org/officeDocument/2006/relationships/hyperlink" Target="https://doi.org/10.1016/j.nlp.2023.1000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